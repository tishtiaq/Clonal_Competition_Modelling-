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C847" w14:textId="77777777" w:rsidR="0008214C" w:rsidRPr="00A27D55" w:rsidRDefault="00C02A91" w:rsidP="0008214C">
      <w:pPr>
        <w:ind w:right="-358"/>
        <w:rPr>
          <w:rFonts w:ascii="Arial" w:hAnsi="Arial"/>
        </w:rPr>
      </w:pPr>
      <w:r w:rsidRPr="005642CD">
        <w:rPr>
          <w:rFonts w:ascii="Arial" w:hAnsi="Arial"/>
          <w:noProof/>
        </w:rPr>
        <w:drawing>
          <wp:inline distT="0" distB="0" distL="0" distR="0" wp14:anchorId="56C5957C" wp14:editId="0DD86234">
            <wp:extent cx="2225675" cy="893445"/>
            <wp:effectExtent l="0" t="0" r="0" b="0"/>
            <wp:docPr id="1" name="Picture 1" descr="new logo_blu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new logo_blue"/>
                    <pic:cNvPicPr>
                      <a:picLocks/>
                    </pic:cNvPicPr>
                  </pic:nvPicPr>
                  <pic:blipFill>
                    <a:blip r:embed="rId7" cstate="hqprint">
                      <a:extLst>
                        <a:ext uri="{28A0092B-C50C-407E-A947-70E740481C1C}">
                          <a14:useLocalDpi xmlns:a14="http://schemas.microsoft.com/office/drawing/2010/main" val="0"/>
                        </a:ext>
                      </a:extLst>
                    </a:blip>
                    <a:srcRect/>
                    <a:stretch>
                      <a:fillRect/>
                    </a:stretch>
                  </pic:blipFill>
                  <pic:spPr bwMode="auto">
                    <a:xfrm>
                      <a:off x="0" y="0"/>
                      <a:ext cx="2225675" cy="893445"/>
                    </a:xfrm>
                    <a:prstGeom prst="rect">
                      <a:avLst/>
                    </a:prstGeom>
                    <a:noFill/>
                    <a:ln>
                      <a:noFill/>
                    </a:ln>
                  </pic:spPr>
                </pic:pic>
              </a:graphicData>
            </a:graphic>
          </wp:inline>
        </w:drawing>
      </w:r>
    </w:p>
    <w:p w14:paraId="26A027A8" w14:textId="77777777" w:rsidR="0008214C" w:rsidRPr="00A27D55" w:rsidRDefault="0008214C" w:rsidP="0008214C">
      <w:pPr>
        <w:ind w:right="-642"/>
        <w:rPr>
          <w:rFonts w:ascii="Arial" w:hAnsi="Arial"/>
          <w:b/>
        </w:rPr>
      </w:pPr>
    </w:p>
    <w:p w14:paraId="691E2608" w14:textId="77777777" w:rsidR="0008214C" w:rsidRPr="00A27D55" w:rsidRDefault="0008214C" w:rsidP="0008214C">
      <w:pPr>
        <w:ind w:right="-642"/>
        <w:rPr>
          <w:rFonts w:ascii="Arial" w:hAnsi="Arial"/>
          <w:b/>
        </w:rPr>
      </w:pPr>
    </w:p>
    <w:p w14:paraId="44A5DE1E" w14:textId="77777777" w:rsidR="0008214C" w:rsidRPr="00A27D55" w:rsidRDefault="0008214C" w:rsidP="0008214C">
      <w:pPr>
        <w:ind w:right="-642"/>
        <w:rPr>
          <w:rFonts w:ascii="Arial" w:hAnsi="Arial"/>
          <w:b/>
        </w:rPr>
      </w:pPr>
      <w:r w:rsidRPr="00A27D55">
        <w:rPr>
          <w:rFonts w:ascii="Arial" w:hAnsi="Arial"/>
          <w:b/>
        </w:rPr>
        <w:t>Summer Studentship</w:t>
      </w:r>
    </w:p>
    <w:p w14:paraId="2A46FD3E" w14:textId="77777777" w:rsidR="0008214C" w:rsidRPr="00A27D55" w:rsidRDefault="0008214C" w:rsidP="0008214C">
      <w:pPr>
        <w:ind w:right="-642"/>
        <w:rPr>
          <w:rFonts w:ascii="Arial" w:hAnsi="Arial"/>
          <w:b/>
        </w:rPr>
        <w:sectPr w:rsidR="0008214C" w:rsidRPr="00A27D55" w:rsidSect="00103143">
          <w:footerReference w:type="even" r:id="rId8"/>
          <w:footerReference w:type="default" r:id="rId9"/>
          <w:type w:val="continuous"/>
          <w:pgSz w:w="12240" w:h="15840"/>
          <w:pgMar w:top="993" w:right="1440" w:bottom="1797" w:left="1440" w:header="709" w:footer="709" w:gutter="0"/>
          <w:cols w:num="2" w:space="708" w:equalWidth="0">
            <w:col w:w="4320" w:space="720"/>
            <w:col w:w="4320"/>
          </w:cols>
        </w:sectPr>
      </w:pPr>
      <w:r w:rsidRPr="00A27D55">
        <w:rPr>
          <w:rFonts w:ascii="Arial" w:hAnsi="Arial"/>
          <w:b/>
        </w:rPr>
        <w:t>Application form</w:t>
      </w:r>
    </w:p>
    <w:p w14:paraId="006DECEC" w14:textId="77777777" w:rsidR="0008214C" w:rsidRPr="008B5CE8" w:rsidRDefault="0008214C" w:rsidP="002A7E85">
      <w:pPr>
        <w:pStyle w:val="xmsolistparagraph"/>
        <w:spacing w:before="0" w:beforeAutospacing="0" w:after="0" w:afterAutospacing="0"/>
        <w:ind w:left="720"/>
        <w:textAlignment w:val="baseline"/>
        <w:rPr>
          <w:rFonts w:ascii="Arial" w:hAnsi="Arial"/>
          <w:szCs w:val="26"/>
        </w:rPr>
      </w:pPr>
    </w:p>
    <w:p w14:paraId="1426D275" w14:textId="77777777" w:rsidR="009D2680" w:rsidRDefault="008B5CE8" w:rsidP="009D2680">
      <w:pPr>
        <w:spacing w:line="276" w:lineRule="auto"/>
        <w:textAlignment w:val="baseline"/>
        <w:rPr>
          <w:rFonts w:ascii="Arial" w:hAnsi="Arial" w:cs="Arial"/>
          <w:color w:val="000000"/>
          <w:sz w:val="20"/>
          <w:szCs w:val="20"/>
          <w:lang w:val="en-US"/>
        </w:rPr>
      </w:pPr>
      <w:r w:rsidRPr="00E122A2">
        <w:rPr>
          <w:rFonts w:ascii="Arial" w:hAnsi="Arial" w:cs="Arial"/>
          <w:color w:val="000000"/>
          <w:sz w:val="20"/>
          <w:szCs w:val="20"/>
          <w:lang w:val="en-US"/>
        </w:rPr>
        <w:t xml:space="preserve">Please complete </w:t>
      </w:r>
      <w:r w:rsidR="009D2680">
        <w:rPr>
          <w:rFonts w:ascii="Arial" w:hAnsi="Arial" w:cs="Arial"/>
          <w:color w:val="000000"/>
          <w:sz w:val="20"/>
          <w:szCs w:val="20"/>
          <w:lang w:val="en-US"/>
        </w:rPr>
        <w:t xml:space="preserve">the </w:t>
      </w:r>
      <w:r w:rsidRPr="00E122A2">
        <w:rPr>
          <w:rFonts w:ascii="Arial" w:hAnsi="Arial" w:cs="Arial"/>
          <w:color w:val="000000"/>
          <w:sz w:val="20"/>
          <w:szCs w:val="20"/>
          <w:lang w:val="en-US"/>
        </w:rPr>
        <w:t>application (do not change font and observe word limits)</w:t>
      </w:r>
      <w:r w:rsidR="009D2680">
        <w:rPr>
          <w:rFonts w:ascii="Arial" w:hAnsi="Arial" w:cs="Arial"/>
          <w:color w:val="000000"/>
          <w:sz w:val="20"/>
          <w:szCs w:val="20"/>
          <w:lang w:val="en-US"/>
        </w:rPr>
        <w:t>.</w:t>
      </w:r>
    </w:p>
    <w:p w14:paraId="3064993D" w14:textId="77777777" w:rsidR="009D2680" w:rsidRDefault="009D2680" w:rsidP="009D2680">
      <w:pPr>
        <w:spacing w:line="276" w:lineRule="auto"/>
        <w:textAlignment w:val="baseline"/>
        <w:rPr>
          <w:rFonts w:ascii="Arial" w:hAnsi="Arial" w:cs="Arial"/>
          <w:color w:val="444444"/>
          <w:sz w:val="20"/>
          <w:szCs w:val="20"/>
        </w:rPr>
      </w:pPr>
      <w:r>
        <w:rPr>
          <w:rFonts w:ascii="Arial" w:hAnsi="Arial" w:cs="Arial"/>
          <w:color w:val="000000"/>
          <w:sz w:val="20"/>
          <w:szCs w:val="20"/>
        </w:rPr>
        <w:t>R</w:t>
      </w:r>
      <w:r w:rsidR="008B5CE8" w:rsidRPr="00E122A2">
        <w:rPr>
          <w:rFonts w:ascii="Arial" w:hAnsi="Arial" w:cs="Arial"/>
          <w:color w:val="000000"/>
          <w:sz w:val="20"/>
          <w:szCs w:val="20"/>
        </w:rPr>
        <w:t>egister an application in the online portal</w:t>
      </w:r>
      <w:r w:rsidR="008B5CE8" w:rsidRPr="00E122A2">
        <w:rPr>
          <w:rStyle w:val="apple-converted-space"/>
          <w:rFonts w:ascii="Arial" w:hAnsi="Arial" w:cs="Arial"/>
          <w:color w:val="444444"/>
          <w:sz w:val="20"/>
          <w:szCs w:val="20"/>
        </w:rPr>
        <w:t> </w:t>
      </w:r>
      <w:hyperlink r:id="rId10" w:history="1">
        <w:r w:rsidR="00477C48" w:rsidRPr="00B464E9">
          <w:rPr>
            <w:rStyle w:val="Hyperlink"/>
            <w:rFonts w:ascii="Arial" w:hAnsi="Arial" w:cs="Arial"/>
            <w:sz w:val="20"/>
            <w:szCs w:val="20"/>
          </w:rPr>
          <w:t>https://bscb.org/members-login/</w:t>
        </w:r>
      </w:hyperlink>
      <w:r w:rsidR="00477C48">
        <w:rPr>
          <w:rFonts w:ascii="Arial" w:hAnsi="Arial" w:cs="Arial"/>
          <w:color w:val="444444"/>
          <w:sz w:val="20"/>
          <w:szCs w:val="20"/>
        </w:rPr>
        <w:t xml:space="preserve"> </w:t>
      </w:r>
    </w:p>
    <w:p w14:paraId="1E578A1F" w14:textId="77777777" w:rsidR="009D2680" w:rsidRDefault="008B5CE8" w:rsidP="009D2680">
      <w:pPr>
        <w:spacing w:line="276" w:lineRule="auto"/>
        <w:textAlignment w:val="baseline"/>
        <w:rPr>
          <w:rFonts w:ascii="Arial" w:hAnsi="Arial" w:cs="Arial"/>
          <w:color w:val="000000"/>
          <w:sz w:val="20"/>
          <w:szCs w:val="20"/>
        </w:rPr>
      </w:pPr>
      <w:r w:rsidRPr="00E122A2">
        <w:rPr>
          <w:rFonts w:ascii="Arial" w:hAnsi="Arial" w:cs="Arial"/>
          <w:color w:val="000000"/>
          <w:sz w:val="20"/>
          <w:szCs w:val="20"/>
        </w:rPr>
        <w:t>Select ‘</w:t>
      </w:r>
      <w:r w:rsidR="00477C48">
        <w:rPr>
          <w:rFonts w:ascii="Arial" w:hAnsi="Arial" w:cs="Arial"/>
          <w:color w:val="000000"/>
          <w:sz w:val="20"/>
          <w:szCs w:val="20"/>
        </w:rPr>
        <w:t xml:space="preserve">Summer </w:t>
      </w:r>
      <w:r w:rsidRPr="00E122A2">
        <w:rPr>
          <w:rFonts w:ascii="Arial" w:hAnsi="Arial" w:cs="Arial"/>
          <w:color w:val="000000"/>
          <w:sz w:val="20"/>
          <w:szCs w:val="20"/>
        </w:rPr>
        <w:t>Student’</w:t>
      </w:r>
      <w:r w:rsidR="00477C48">
        <w:rPr>
          <w:rFonts w:ascii="Arial" w:hAnsi="Arial" w:cs="Arial"/>
          <w:color w:val="000000"/>
          <w:sz w:val="20"/>
          <w:szCs w:val="20"/>
        </w:rPr>
        <w:t xml:space="preserve"> (not Travel Grant)</w:t>
      </w:r>
      <w:r w:rsidRPr="00E122A2">
        <w:rPr>
          <w:rFonts w:ascii="Arial" w:hAnsi="Arial" w:cs="Arial"/>
          <w:color w:val="000000"/>
          <w:sz w:val="20"/>
          <w:szCs w:val="20"/>
        </w:rPr>
        <w:t xml:space="preserve"> as the scheme</w:t>
      </w:r>
      <w:r w:rsidR="009D2680">
        <w:rPr>
          <w:rFonts w:ascii="Arial" w:hAnsi="Arial" w:cs="Arial"/>
          <w:color w:val="000000"/>
          <w:sz w:val="20"/>
          <w:szCs w:val="20"/>
        </w:rPr>
        <w:t>.</w:t>
      </w:r>
      <w:r w:rsidRPr="00E122A2">
        <w:rPr>
          <w:rFonts w:ascii="Arial" w:hAnsi="Arial" w:cs="Arial"/>
          <w:color w:val="000000"/>
          <w:sz w:val="20"/>
          <w:szCs w:val="20"/>
        </w:rPr>
        <w:t xml:space="preserve"> </w:t>
      </w:r>
    </w:p>
    <w:p w14:paraId="1F5A9800" w14:textId="77777777" w:rsidR="00BB2D2F" w:rsidRDefault="009D2680" w:rsidP="009D2680">
      <w:pPr>
        <w:spacing w:line="276" w:lineRule="auto"/>
        <w:textAlignment w:val="baseline"/>
        <w:rPr>
          <w:rFonts w:ascii="Arial" w:hAnsi="Arial" w:cs="Arial"/>
          <w:sz w:val="20"/>
          <w:szCs w:val="20"/>
          <w:lang w:val="en-US"/>
        </w:rPr>
      </w:pPr>
      <w:r>
        <w:rPr>
          <w:rFonts w:ascii="Arial" w:hAnsi="Arial" w:cs="Arial"/>
          <w:color w:val="000000"/>
          <w:sz w:val="20"/>
          <w:szCs w:val="20"/>
        </w:rPr>
        <w:t>Y</w:t>
      </w:r>
      <w:r w:rsidR="008B5CE8" w:rsidRPr="00E122A2">
        <w:rPr>
          <w:rFonts w:ascii="Arial" w:hAnsi="Arial" w:cs="Arial"/>
          <w:color w:val="000000"/>
          <w:sz w:val="20"/>
          <w:szCs w:val="20"/>
        </w:rPr>
        <w:t>ou will need your BSCB membership number</w:t>
      </w:r>
      <w:r w:rsidR="0058612A">
        <w:rPr>
          <w:rFonts w:ascii="Arial" w:hAnsi="Arial" w:cs="Arial"/>
          <w:sz w:val="20"/>
          <w:szCs w:val="20"/>
          <w:lang w:val="en-US"/>
        </w:rPr>
        <w:t>.</w:t>
      </w:r>
      <w:r w:rsidR="008B5CE8" w:rsidRPr="00E122A2" w:rsidDel="00FA6FEE">
        <w:rPr>
          <w:rFonts w:ascii="Arial" w:hAnsi="Arial" w:cs="Arial"/>
          <w:sz w:val="20"/>
          <w:szCs w:val="20"/>
          <w:lang w:val="en-US"/>
        </w:rPr>
        <w:t xml:space="preserve"> </w:t>
      </w:r>
    </w:p>
    <w:p w14:paraId="7185F3D4" w14:textId="77777777" w:rsidR="009B6AD7" w:rsidRPr="00AD17E7" w:rsidRDefault="009B6AD7" w:rsidP="00477C48">
      <w:pPr>
        <w:textAlignment w:val="baseline"/>
        <w:rPr>
          <w:rFonts w:ascii="Arial" w:hAnsi="Arial" w:cs="Arial"/>
          <w:color w:val="444444"/>
          <w:sz w:val="21"/>
          <w:szCs w:val="21"/>
          <w:lang w:eastAsia="en-GB"/>
        </w:rPr>
      </w:pPr>
    </w:p>
    <w:p w14:paraId="3AE7FA93" w14:textId="77777777" w:rsidR="008B5CE8" w:rsidRDefault="008B5CE8" w:rsidP="0058612A">
      <w:pPr>
        <w:textAlignment w:val="baseline"/>
        <w:rPr>
          <w:rFonts w:ascii="Arial" w:hAnsi="Arial"/>
          <w:sz w:val="20"/>
          <w:szCs w:val="20"/>
          <w:lang w:val="en-US"/>
        </w:rPr>
      </w:pPr>
      <w:r w:rsidRPr="00E122A2">
        <w:rPr>
          <w:rFonts w:ascii="Arial" w:hAnsi="Arial"/>
          <w:sz w:val="20"/>
          <w:szCs w:val="20"/>
          <w:lang w:val="en-US"/>
        </w:rPr>
        <w:t>You will</w:t>
      </w:r>
      <w:r w:rsidR="00477C48">
        <w:rPr>
          <w:rFonts w:ascii="Arial" w:hAnsi="Arial"/>
          <w:sz w:val="20"/>
          <w:szCs w:val="20"/>
          <w:lang w:val="en-US"/>
        </w:rPr>
        <w:t xml:space="preserve"> not</w:t>
      </w:r>
      <w:r w:rsidRPr="00E122A2">
        <w:rPr>
          <w:rFonts w:ascii="Arial" w:hAnsi="Arial"/>
          <w:sz w:val="20"/>
          <w:szCs w:val="20"/>
          <w:lang w:val="en-US"/>
        </w:rPr>
        <w:t xml:space="preserve"> receive an e-mail to confirm that your application has been received. </w:t>
      </w:r>
    </w:p>
    <w:p w14:paraId="7084A082" w14:textId="77777777" w:rsidR="00477C48" w:rsidRDefault="00477C48" w:rsidP="0058612A">
      <w:pPr>
        <w:textAlignment w:val="baseline"/>
        <w:rPr>
          <w:rFonts w:ascii="Arial" w:hAnsi="Arial"/>
          <w:sz w:val="20"/>
          <w:szCs w:val="20"/>
          <w:lang w:val="en-US"/>
        </w:rPr>
      </w:pPr>
    </w:p>
    <w:p w14:paraId="2B0E8387" w14:textId="77777777" w:rsidR="0058612A" w:rsidRPr="008B5CE8" w:rsidRDefault="0058612A" w:rsidP="002A7E85">
      <w:pPr>
        <w:textAlignment w:val="baseline"/>
        <w:rPr>
          <w:rFonts w:ascii="Arial" w:hAnsi="Arial"/>
          <w:sz w:val="20"/>
          <w:szCs w:val="20"/>
          <w:lang w:val="en-US"/>
        </w:rPr>
      </w:pPr>
    </w:p>
    <w:p w14:paraId="66D8A5E3" w14:textId="77777777" w:rsidR="0008214C" w:rsidRPr="00477C48" w:rsidRDefault="0008214C" w:rsidP="0008214C">
      <w:pPr>
        <w:rPr>
          <w:rFonts w:ascii="Arial" w:hAnsi="Arial"/>
          <w:b/>
          <w:szCs w:val="26"/>
          <w:lang w:val="en-US"/>
        </w:rPr>
      </w:pPr>
      <w:r w:rsidRPr="00477C48">
        <w:rPr>
          <w:rFonts w:ascii="Arial" w:hAnsi="Arial"/>
          <w:b/>
          <w:szCs w:val="26"/>
          <w:lang w:val="en-US"/>
        </w:rPr>
        <w:t>SUPERVISOR</w:t>
      </w:r>
    </w:p>
    <w:p w14:paraId="2060D91F" w14:textId="77777777" w:rsidR="00477C48" w:rsidRPr="00364436" w:rsidRDefault="00477C48" w:rsidP="0008214C">
      <w:pPr>
        <w:rPr>
          <w:rFonts w:ascii="Arial" w:hAnsi="Arial"/>
          <w:color w:val="FF0000"/>
        </w:rPr>
      </w:pPr>
    </w:p>
    <w:tbl>
      <w:tblPr>
        <w:tblW w:w="9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07"/>
        <w:gridCol w:w="5927"/>
      </w:tblGrid>
      <w:tr w:rsidR="0008214C" w:rsidRPr="00A27D55" w14:paraId="4F5D42AF" w14:textId="77777777" w:rsidTr="33C15295">
        <w:trPr>
          <w:trHeight w:val="752"/>
        </w:trPr>
        <w:tc>
          <w:tcPr>
            <w:tcW w:w="3907" w:type="dxa"/>
          </w:tcPr>
          <w:p w14:paraId="3E764411" w14:textId="77777777" w:rsidR="0008214C" w:rsidRPr="00892E42" w:rsidRDefault="0008214C" w:rsidP="00477C48">
            <w:pPr>
              <w:widowControl w:val="0"/>
              <w:autoSpaceDE w:val="0"/>
              <w:autoSpaceDN w:val="0"/>
              <w:adjustRightInd w:val="0"/>
            </w:pPr>
            <w:r w:rsidRPr="00892E42">
              <w:rPr>
                <w:rFonts w:ascii="Arial" w:hAnsi="Arial"/>
                <w:b/>
                <w:lang w:val="en-US"/>
              </w:rPr>
              <w:t xml:space="preserve">Name: </w:t>
            </w:r>
          </w:p>
        </w:tc>
        <w:tc>
          <w:tcPr>
            <w:tcW w:w="5927" w:type="dxa"/>
          </w:tcPr>
          <w:p w14:paraId="5A1E16CB" w14:textId="442B3623" w:rsidR="0008214C" w:rsidRPr="00A27D55" w:rsidRDefault="33C15295" w:rsidP="0008214C">
            <w:r w:rsidRPr="33C15295">
              <w:t>Ben Hall</w:t>
            </w:r>
          </w:p>
        </w:tc>
      </w:tr>
      <w:tr w:rsidR="0008214C" w:rsidRPr="00A27D55" w14:paraId="6FDFBDBA" w14:textId="77777777" w:rsidTr="33C15295">
        <w:trPr>
          <w:trHeight w:val="424"/>
        </w:trPr>
        <w:tc>
          <w:tcPr>
            <w:tcW w:w="3907" w:type="dxa"/>
          </w:tcPr>
          <w:p w14:paraId="47D424B7"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BSCB Membership no.</w:t>
            </w:r>
          </w:p>
          <w:p w14:paraId="309164F6" w14:textId="77777777" w:rsidR="00CC7A0C" w:rsidRPr="00892E42" w:rsidRDefault="00CC7A0C" w:rsidP="0008214C">
            <w:pPr>
              <w:widowControl w:val="0"/>
              <w:autoSpaceDE w:val="0"/>
              <w:autoSpaceDN w:val="0"/>
              <w:adjustRightInd w:val="0"/>
              <w:rPr>
                <w:rFonts w:ascii="Arial" w:hAnsi="Arial"/>
                <w:b/>
                <w:i/>
                <w:lang w:val="en-US"/>
              </w:rPr>
            </w:pPr>
            <w:r w:rsidRPr="00892E42">
              <w:rPr>
                <w:rFonts w:ascii="Arial" w:hAnsi="Arial"/>
                <w:b/>
                <w:i/>
                <w:lang w:val="en-US"/>
              </w:rPr>
              <w:t>(one year minimum membership is required)</w:t>
            </w:r>
          </w:p>
        </w:tc>
        <w:tc>
          <w:tcPr>
            <w:tcW w:w="5927" w:type="dxa"/>
          </w:tcPr>
          <w:p w14:paraId="54DAFB18" w14:textId="31CB6018" w:rsidR="0008214C" w:rsidRPr="00A27D55" w:rsidRDefault="33C15295" w:rsidP="33C15295">
            <w:r w:rsidRPr="33C15295">
              <w:rPr>
                <w:rFonts w:ascii="Verdana" w:eastAsia="Verdana" w:hAnsi="Verdana" w:cs="Verdana"/>
                <w:color w:val="000000" w:themeColor="text1"/>
                <w:sz w:val="19"/>
                <w:szCs w:val="19"/>
              </w:rPr>
              <w:t>BSCBA84133</w:t>
            </w:r>
          </w:p>
        </w:tc>
      </w:tr>
      <w:tr w:rsidR="0008214C" w:rsidRPr="00A27D55" w14:paraId="0D86F00F" w14:textId="77777777" w:rsidTr="33C15295">
        <w:trPr>
          <w:trHeight w:val="424"/>
        </w:trPr>
        <w:tc>
          <w:tcPr>
            <w:tcW w:w="3907" w:type="dxa"/>
          </w:tcPr>
          <w:p w14:paraId="757E8BFE"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 xml:space="preserve">Position </w:t>
            </w:r>
            <w:r w:rsidR="00477C48">
              <w:rPr>
                <w:rFonts w:ascii="Arial" w:hAnsi="Arial"/>
                <w:b/>
                <w:lang w:val="en-US"/>
              </w:rPr>
              <w:t>in H</w:t>
            </w:r>
            <w:r w:rsidRPr="00892E42">
              <w:rPr>
                <w:rFonts w:ascii="Arial" w:hAnsi="Arial"/>
                <w:b/>
                <w:lang w:val="en-US"/>
              </w:rPr>
              <w:t xml:space="preserve">ome </w:t>
            </w:r>
          </w:p>
          <w:p w14:paraId="12CD800B" w14:textId="77777777" w:rsidR="0008214C" w:rsidRPr="00892E42" w:rsidRDefault="0008214C" w:rsidP="0008214C">
            <w:r w:rsidRPr="00892E42">
              <w:rPr>
                <w:rFonts w:ascii="Arial" w:hAnsi="Arial"/>
                <w:b/>
                <w:lang w:val="en-US"/>
              </w:rPr>
              <w:t>Institution</w:t>
            </w:r>
          </w:p>
        </w:tc>
        <w:tc>
          <w:tcPr>
            <w:tcW w:w="5927" w:type="dxa"/>
          </w:tcPr>
          <w:p w14:paraId="70B5E7B5" w14:textId="3A15F827" w:rsidR="0008214C" w:rsidRPr="00A27D55" w:rsidRDefault="33C15295" w:rsidP="0008214C">
            <w:r w:rsidRPr="33C15295">
              <w:t>Professor</w:t>
            </w:r>
          </w:p>
        </w:tc>
      </w:tr>
      <w:tr w:rsidR="0008214C" w:rsidRPr="00A27D55" w14:paraId="2F8E125B" w14:textId="77777777" w:rsidTr="33C15295">
        <w:trPr>
          <w:trHeight w:val="1062"/>
        </w:trPr>
        <w:tc>
          <w:tcPr>
            <w:tcW w:w="3907" w:type="dxa"/>
          </w:tcPr>
          <w:p w14:paraId="0CB4391B"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Full Address of Department</w:t>
            </w:r>
          </w:p>
          <w:p w14:paraId="78FF897C"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&amp; Institution</w:t>
            </w:r>
          </w:p>
          <w:p w14:paraId="7E4A6197" w14:textId="77777777" w:rsidR="0008214C" w:rsidRPr="00892E42" w:rsidRDefault="0008214C" w:rsidP="0008214C"/>
        </w:tc>
        <w:tc>
          <w:tcPr>
            <w:tcW w:w="5927" w:type="dxa"/>
          </w:tcPr>
          <w:p w14:paraId="068ECE54" w14:textId="4FD61D66" w:rsidR="0008214C" w:rsidRPr="00A27D55" w:rsidRDefault="33C15295" w:rsidP="33C15295">
            <w:r w:rsidRPr="33C15295">
              <w:t>UCL Medical Physics and Biomedical Engineering</w:t>
            </w:r>
            <w:r w:rsidR="0008214C">
              <w:br/>
            </w:r>
            <w:r w:rsidRPr="33C15295">
              <w:t>Malet Place Engineering Building</w:t>
            </w:r>
            <w:r w:rsidR="0008214C">
              <w:br/>
            </w:r>
            <w:r w:rsidRPr="33C15295">
              <w:t>Gower Street</w:t>
            </w:r>
            <w:r w:rsidR="0008214C">
              <w:br/>
            </w:r>
            <w:r w:rsidRPr="33C15295">
              <w:t>London</w:t>
            </w:r>
            <w:r w:rsidR="0008214C">
              <w:br/>
            </w:r>
            <w:r w:rsidRPr="33C15295">
              <w:t>WC1E 6BT</w:t>
            </w:r>
          </w:p>
        </w:tc>
      </w:tr>
      <w:tr w:rsidR="0008214C" w:rsidRPr="00A27D55" w14:paraId="3AA561C7" w14:textId="77777777" w:rsidTr="33C15295">
        <w:trPr>
          <w:trHeight w:val="489"/>
        </w:trPr>
        <w:tc>
          <w:tcPr>
            <w:tcW w:w="3907" w:type="dxa"/>
          </w:tcPr>
          <w:p w14:paraId="7862FC7B"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Telephone no.</w:t>
            </w:r>
          </w:p>
          <w:p w14:paraId="087CE935" w14:textId="77777777" w:rsidR="0008214C" w:rsidRPr="00892E42" w:rsidRDefault="0008214C" w:rsidP="0008214C"/>
        </w:tc>
        <w:tc>
          <w:tcPr>
            <w:tcW w:w="5927" w:type="dxa"/>
          </w:tcPr>
          <w:p w14:paraId="3B0B46BC" w14:textId="181947FA" w:rsidR="0008214C" w:rsidRPr="00A27D55" w:rsidRDefault="33C15295" w:rsidP="33C15295">
            <w:r w:rsidRPr="33C15295">
              <w:t>+44 20 76798418</w:t>
            </w:r>
          </w:p>
        </w:tc>
      </w:tr>
      <w:tr w:rsidR="0008214C" w:rsidRPr="00A27D55" w14:paraId="72F4169A" w14:textId="77777777" w:rsidTr="33C15295">
        <w:trPr>
          <w:trHeight w:val="399"/>
        </w:trPr>
        <w:tc>
          <w:tcPr>
            <w:tcW w:w="3907" w:type="dxa"/>
          </w:tcPr>
          <w:p w14:paraId="75A4F412" w14:textId="77777777" w:rsidR="0008214C"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e-mail address</w:t>
            </w:r>
          </w:p>
        </w:tc>
        <w:tc>
          <w:tcPr>
            <w:tcW w:w="5927" w:type="dxa"/>
          </w:tcPr>
          <w:p w14:paraId="54343C24" w14:textId="28850AA9" w:rsidR="0008214C" w:rsidRPr="003A3596" w:rsidRDefault="33C15295" w:rsidP="33C15295">
            <w:r w:rsidRPr="33C15295">
              <w:t xml:space="preserve"> b.hall@ucl.ac.uk</w:t>
            </w:r>
          </w:p>
        </w:tc>
      </w:tr>
      <w:tr w:rsidR="0008214C" w:rsidRPr="00A27D55" w14:paraId="43AAE9D2" w14:textId="77777777" w:rsidTr="33C15295">
        <w:trPr>
          <w:trHeight w:val="407"/>
        </w:trPr>
        <w:tc>
          <w:tcPr>
            <w:tcW w:w="3907" w:type="dxa"/>
          </w:tcPr>
          <w:p w14:paraId="191416DF" w14:textId="77777777" w:rsidR="0058612A" w:rsidRPr="00892E42" w:rsidRDefault="0008214C" w:rsidP="0008214C">
            <w:pPr>
              <w:widowControl w:val="0"/>
              <w:autoSpaceDE w:val="0"/>
              <w:autoSpaceDN w:val="0"/>
              <w:adjustRightInd w:val="0"/>
              <w:rPr>
                <w:rFonts w:ascii="Arial" w:hAnsi="Arial"/>
                <w:b/>
                <w:lang w:val="en-US"/>
              </w:rPr>
            </w:pPr>
            <w:r w:rsidRPr="00892E42">
              <w:rPr>
                <w:rFonts w:ascii="Arial" w:hAnsi="Arial"/>
                <w:b/>
                <w:lang w:val="en-US"/>
              </w:rPr>
              <w:t>Lab web site</w:t>
            </w:r>
          </w:p>
        </w:tc>
        <w:tc>
          <w:tcPr>
            <w:tcW w:w="5927" w:type="dxa"/>
          </w:tcPr>
          <w:p w14:paraId="32BE2555" w14:textId="08EA5394" w:rsidR="0008214C" w:rsidRDefault="33C15295" w:rsidP="0008214C">
            <w:r w:rsidRPr="33C15295">
              <w:t>https://profiles.ucl.ac.uk/33570-benjamin-hall</w:t>
            </w:r>
          </w:p>
        </w:tc>
      </w:tr>
    </w:tbl>
    <w:p w14:paraId="0ED9031F" w14:textId="77777777" w:rsidR="0008214C" w:rsidRPr="00477C48" w:rsidRDefault="0008214C" w:rsidP="0008214C">
      <w:pPr>
        <w:widowControl w:val="0"/>
        <w:autoSpaceDE w:val="0"/>
        <w:autoSpaceDN w:val="0"/>
        <w:adjustRightInd w:val="0"/>
        <w:rPr>
          <w:rFonts w:ascii="Arial" w:hAnsi="Arial"/>
          <w:b/>
          <w:szCs w:val="26"/>
          <w:lang w:val="en-US"/>
        </w:rPr>
      </w:pPr>
      <w:r w:rsidRPr="00A27D55">
        <w:rPr>
          <w:rFonts w:ascii="Arial" w:hAnsi="Arial"/>
        </w:rPr>
        <w:br w:type="page"/>
      </w:r>
      <w:r w:rsidRPr="00477C48">
        <w:rPr>
          <w:rFonts w:ascii="Arial" w:hAnsi="Arial"/>
          <w:b/>
          <w:szCs w:val="26"/>
          <w:lang w:val="en-US"/>
        </w:rPr>
        <w:lastRenderedPageBreak/>
        <w:t>STUDENT</w:t>
      </w:r>
    </w:p>
    <w:p w14:paraId="365969F8" w14:textId="77777777" w:rsidR="0008214C" w:rsidRPr="00A27D55" w:rsidRDefault="0008214C" w:rsidP="0008214C">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640"/>
      </w:tblGrid>
      <w:tr w:rsidR="0008214C" w:rsidRPr="00A27D55" w14:paraId="3C0AF2AE" w14:textId="77777777">
        <w:trPr>
          <w:trHeight w:val="719"/>
        </w:trPr>
        <w:tc>
          <w:tcPr>
            <w:tcW w:w="3936" w:type="dxa"/>
          </w:tcPr>
          <w:p w14:paraId="1F43214B" w14:textId="77777777" w:rsidR="0008214C" w:rsidRPr="00A27D55" w:rsidRDefault="0008214C" w:rsidP="0008214C">
            <w:pPr>
              <w:widowControl w:val="0"/>
              <w:autoSpaceDE w:val="0"/>
              <w:autoSpaceDN w:val="0"/>
              <w:adjustRightInd w:val="0"/>
            </w:pPr>
            <w:r w:rsidRPr="002A2F9D">
              <w:rPr>
                <w:rFonts w:ascii="Arial" w:hAnsi="Arial"/>
                <w:b/>
                <w:szCs w:val="26"/>
                <w:lang w:val="en-US"/>
              </w:rPr>
              <w:t>Name:</w:t>
            </w:r>
          </w:p>
        </w:tc>
        <w:tc>
          <w:tcPr>
            <w:tcW w:w="5640" w:type="dxa"/>
          </w:tcPr>
          <w:p w14:paraId="6D60F7AF" w14:textId="77777777" w:rsidR="0008214C" w:rsidRPr="00A27D55" w:rsidRDefault="005E5A5E" w:rsidP="0008214C">
            <w:r>
              <w:t>Syed Tariq Ishtiaq</w:t>
            </w:r>
          </w:p>
        </w:tc>
      </w:tr>
      <w:tr w:rsidR="0008214C" w:rsidRPr="00A27D55" w14:paraId="7BD6F808" w14:textId="77777777">
        <w:tc>
          <w:tcPr>
            <w:tcW w:w="3936" w:type="dxa"/>
          </w:tcPr>
          <w:p w14:paraId="0B0CCBAA" w14:textId="77777777" w:rsidR="0008214C" w:rsidRPr="002A2F9D" w:rsidRDefault="0008214C" w:rsidP="0008214C">
            <w:pPr>
              <w:widowControl w:val="0"/>
              <w:autoSpaceDE w:val="0"/>
              <w:autoSpaceDN w:val="0"/>
              <w:adjustRightInd w:val="0"/>
              <w:rPr>
                <w:rFonts w:ascii="Arial" w:hAnsi="Arial"/>
                <w:b/>
                <w:szCs w:val="26"/>
                <w:lang w:val="en-US"/>
              </w:rPr>
            </w:pPr>
            <w:r w:rsidRPr="002A2F9D">
              <w:rPr>
                <w:rFonts w:ascii="Arial" w:hAnsi="Arial"/>
                <w:b/>
                <w:szCs w:val="26"/>
                <w:lang w:val="en-US"/>
              </w:rPr>
              <w:t>Degree Scheme</w:t>
            </w:r>
          </w:p>
          <w:p w14:paraId="04EDF30E" w14:textId="77777777" w:rsidR="0008214C" w:rsidRPr="00A27D55" w:rsidRDefault="0008214C" w:rsidP="0008214C"/>
        </w:tc>
        <w:tc>
          <w:tcPr>
            <w:tcW w:w="5640" w:type="dxa"/>
          </w:tcPr>
          <w:p w14:paraId="37921FB3" w14:textId="77777777" w:rsidR="0008214C" w:rsidRPr="00A27D55" w:rsidRDefault="005E5A5E" w:rsidP="0008214C">
            <w:proofErr w:type="spellStart"/>
            <w:r>
              <w:t>MMath</w:t>
            </w:r>
            <w:proofErr w:type="spellEnd"/>
            <w:r>
              <w:t xml:space="preserve"> Mathematics</w:t>
            </w:r>
          </w:p>
        </w:tc>
      </w:tr>
      <w:tr w:rsidR="0008214C" w:rsidRPr="00A27D55" w14:paraId="30D29D8D" w14:textId="77777777">
        <w:trPr>
          <w:trHeight w:val="1006"/>
        </w:trPr>
        <w:tc>
          <w:tcPr>
            <w:tcW w:w="3936" w:type="dxa"/>
          </w:tcPr>
          <w:p w14:paraId="00F63B3A" w14:textId="77777777" w:rsidR="0008214C" w:rsidRPr="00A27D55" w:rsidRDefault="0008214C" w:rsidP="0008214C">
            <w:r w:rsidRPr="002A2F9D">
              <w:rPr>
                <w:rFonts w:ascii="Arial" w:hAnsi="Arial"/>
                <w:b/>
                <w:szCs w:val="26"/>
                <w:lang w:val="en-US"/>
              </w:rPr>
              <w:t>Start &amp; Finish Date of Degree</w:t>
            </w:r>
          </w:p>
        </w:tc>
        <w:tc>
          <w:tcPr>
            <w:tcW w:w="5640" w:type="dxa"/>
          </w:tcPr>
          <w:p w14:paraId="014ADE57" w14:textId="77777777" w:rsidR="005E5A5E" w:rsidRDefault="005E5A5E" w:rsidP="0008214C">
            <w:r>
              <w:t>Start: 01/09/2024</w:t>
            </w:r>
          </w:p>
          <w:p w14:paraId="6F8BF24E" w14:textId="77777777" w:rsidR="00821A4B" w:rsidRDefault="005E5A5E" w:rsidP="0008214C">
            <w:r>
              <w:t>Finish: 0</w:t>
            </w:r>
            <w:r w:rsidR="00872E7D">
              <w:t>9</w:t>
            </w:r>
          </w:p>
          <w:p w14:paraId="304060E9" w14:textId="6F962EBD" w:rsidR="005E5A5E" w:rsidRPr="00A27D55" w:rsidRDefault="005E5A5E" w:rsidP="0008214C">
            <w:r>
              <w:t>/06/2028</w:t>
            </w:r>
          </w:p>
        </w:tc>
      </w:tr>
      <w:tr w:rsidR="0008214C" w:rsidRPr="00A27D55" w14:paraId="50587C03" w14:textId="77777777">
        <w:trPr>
          <w:trHeight w:val="1532"/>
        </w:trPr>
        <w:tc>
          <w:tcPr>
            <w:tcW w:w="3936" w:type="dxa"/>
          </w:tcPr>
          <w:p w14:paraId="1AF2FFAE" w14:textId="77777777" w:rsidR="0008214C" w:rsidRPr="002A2F9D" w:rsidRDefault="0008214C" w:rsidP="0008214C">
            <w:pPr>
              <w:widowControl w:val="0"/>
              <w:autoSpaceDE w:val="0"/>
              <w:autoSpaceDN w:val="0"/>
              <w:adjustRightInd w:val="0"/>
              <w:rPr>
                <w:rFonts w:ascii="Arial" w:hAnsi="Arial"/>
                <w:b/>
                <w:szCs w:val="26"/>
                <w:lang w:val="en-US"/>
              </w:rPr>
            </w:pPr>
            <w:r w:rsidRPr="002A2F9D">
              <w:rPr>
                <w:rFonts w:ascii="Arial" w:hAnsi="Arial"/>
                <w:b/>
                <w:szCs w:val="26"/>
                <w:lang w:val="en-US"/>
              </w:rPr>
              <w:t>Full Address of Department</w:t>
            </w:r>
            <w:r w:rsidR="00477C48">
              <w:rPr>
                <w:rFonts w:ascii="Arial" w:hAnsi="Arial"/>
                <w:b/>
                <w:szCs w:val="26"/>
                <w:lang w:val="en-US"/>
              </w:rPr>
              <w:t xml:space="preserve"> </w:t>
            </w:r>
            <w:r w:rsidRPr="002A2F9D">
              <w:rPr>
                <w:rFonts w:ascii="Arial" w:hAnsi="Arial"/>
                <w:b/>
                <w:szCs w:val="26"/>
                <w:lang w:val="en-US"/>
              </w:rPr>
              <w:t>where you are studying</w:t>
            </w:r>
          </w:p>
          <w:p w14:paraId="7747830C" w14:textId="77777777" w:rsidR="0008214C" w:rsidRPr="00A27D55" w:rsidRDefault="0008214C" w:rsidP="0008214C"/>
        </w:tc>
        <w:tc>
          <w:tcPr>
            <w:tcW w:w="5640" w:type="dxa"/>
          </w:tcPr>
          <w:p w14:paraId="0D7B5AD6" w14:textId="77777777" w:rsidR="0008214C" w:rsidRPr="00A27D55" w:rsidRDefault="005E5A5E" w:rsidP="0008214C">
            <w:r>
              <w:rPr>
                <w:rFonts w:ascii="Arial" w:hAnsi="Arial" w:cs="Arial"/>
                <w:color w:val="0A0A0A"/>
                <w:shd w:val="clear" w:color="auto" w:fill="FFFFFF"/>
              </w:rPr>
              <w:t>Mathematics Department, Alan Turing Building, The University of Manchester, Upper Brook Street, Manchester, M13 9PL</w:t>
            </w:r>
          </w:p>
        </w:tc>
      </w:tr>
      <w:tr w:rsidR="0008214C" w:rsidRPr="00A27D55" w14:paraId="3BBDE2E7" w14:textId="77777777">
        <w:tc>
          <w:tcPr>
            <w:tcW w:w="3936" w:type="dxa"/>
          </w:tcPr>
          <w:p w14:paraId="6D9A68BC" w14:textId="77777777" w:rsidR="0008214C" w:rsidRPr="002A2F9D" w:rsidRDefault="0008214C" w:rsidP="0008214C">
            <w:pPr>
              <w:widowControl w:val="0"/>
              <w:autoSpaceDE w:val="0"/>
              <w:autoSpaceDN w:val="0"/>
              <w:adjustRightInd w:val="0"/>
              <w:rPr>
                <w:rFonts w:ascii="Arial" w:hAnsi="Arial"/>
                <w:b/>
                <w:szCs w:val="26"/>
                <w:lang w:val="en-US"/>
              </w:rPr>
            </w:pPr>
            <w:r w:rsidRPr="002A2F9D">
              <w:rPr>
                <w:rFonts w:ascii="Arial" w:hAnsi="Arial"/>
                <w:b/>
                <w:szCs w:val="26"/>
                <w:lang w:val="en-US"/>
              </w:rPr>
              <w:t>Telephone no.</w:t>
            </w:r>
          </w:p>
          <w:p w14:paraId="57B0F8D8" w14:textId="77777777" w:rsidR="0008214C" w:rsidRPr="00A27D55" w:rsidRDefault="0008214C" w:rsidP="0008214C"/>
        </w:tc>
        <w:tc>
          <w:tcPr>
            <w:tcW w:w="5640" w:type="dxa"/>
          </w:tcPr>
          <w:p w14:paraId="3B475CBF" w14:textId="77777777" w:rsidR="0008214C" w:rsidRPr="00A27D55" w:rsidRDefault="005E5A5E" w:rsidP="0008214C">
            <w:r>
              <w:t>07870397746</w:t>
            </w:r>
          </w:p>
        </w:tc>
      </w:tr>
      <w:tr w:rsidR="0008214C" w:rsidRPr="00A27D55" w14:paraId="345CB49D" w14:textId="77777777" w:rsidTr="00892E42">
        <w:trPr>
          <w:trHeight w:val="271"/>
        </w:trPr>
        <w:tc>
          <w:tcPr>
            <w:tcW w:w="3936" w:type="dxa"/>
          </w:tcPr>
          <w:p w14:paraId="7EB697BF" w14:textId="77777777" w:rsidR="0008214C" w:rsidRPr="002A2F9D" w:rsidRDefault="0008214C" w:rsidP="0008214C">
            <w:pPr>
              <w:widowControl w:val="0"/>
              <w:autoSpaceDE w:val="0"/>
              <w:autoSpaceDN w:val="0"/>
              <w:adjustRightInd w:val="0"/>
              <w:rPr>
                <w:rFonts w:ascii="Arial" w:hAnsi="Arial"/>
                <w:b/>
                <w:szCs w:val="26"/>
                <w:lang w:val="en-US"/>
              </w:rPr>
            </w:pPr>
            <w:r w:rsidRPr="002A2F9D">
              <w:rPr>
                <w:rFonts w:ascii="Arial" w:hAnsi="Arial"/>
                <w:b/>
                <w:szCs w:val="26"/>
                <w:lang w:val="en-US"/>
              </w:rPr>
              <w:t>e-mail address</w:t>
            </w:r>
          </w:p>
          <w:p w14:paraId="3DE886CE" w14:textId="77777777" w:rsidR="0008214C" w:rsidRPr="00A27D55" w:rsidRDefault="0008214C" w:rsidP="0008214C"/>
        </w:tc>
        <w:tc>
          <w:tcPr>
            <w:tcW w:w="5640" w:type="dxa"/>
          </w:tcPr>
          <w:p w14:paraId="1C884F73" w14:textId="77777777" w:rsidR="0008214C" w:rsidRPr="00A27D55" w:rsidRDefault="005E5A5E" w:rsidP="0008214C">
            <w:r>
              <w:t>tariq-ishtiaq@hotmail.com</w:t>
            </w:r>
          </w:p>
        </w:tc>
      </w:tr>
    </w:tbl>
    <w:p w14:paraId="6389A999" w14:textId="77777777" w:rsidR="0008214C" w:rsidRDefault="0008214C" w:rsidP="0008214C">
      <w:pPr>
        <w:rPr>
          <w:rFonts w:ascii="Arial" w:hAnsi="Arial"/>
        </w:rPr>
      </w:pPr>
    </w:p>
    <w:p w14:paraId="333C461F" w14:textId="77777777" w:rsidR="0008214C" w:rsidRPr="00A27D55" w:rsidRDefault="0008214C" w:rsidP="0008214C">
      <w:pPr>
        <w:rPr>
          <w:rFonts w:ascii="Arial" w:hAnsi="Arial"/>
        </w:rPr>
      </w:pPr>
    </w:p>
    <w:p w14:paraId="2A5AF08D" w14:textId="77777777" w:rsidR="0008214C" w:rsidRPr="00A27D55" w:rsidRDefault="0008214C" w:rsidP="0008214C">
      <w:pPr>
        <w:rPr>
          <w:rFonts w:ascii="Arial" w:hAnsi="Arial"/>
        </w:rPr>
      </w:pPr>
      <w:r w:rsidRPr="00E0795B">
        <w:rPr>
          <w:rFonts w:ascii="Arial" w:hAnsi="Arial"/>
          <w:b/>
        </w:rPr>
        <w:t xml:space="preserve">Why </w:t>
      </w:r>
      <w:r w:rsidR="00477C48">
        <w:rPr>
          <w:rFonts w:ascii="Arial" w:hAnsi="Arial"/>
          <w:b/>
        </w:rPr>
        <w:t xml:space="preserve">are you </w:t>
      </w:r>
      <w:r w:rsidRPr="00E0795B">
        <w:rPr>
          <w:rFonts w:ascii="Arial" w:hAnsi="Arial"/>
          <w:b/>
        </w:rPr>
        <w:t xml:space="preserve">applying for a </w:t>
      </w:r>
      <w:r w:rsidRPr="00D752D4">
        <w:rPr>
          <w:rFonts w:ascii="Arial" w:hAnsi="Arial"/>
          <w:b/>
          <w:color w:val="000000"/>
        </w:rPr>
        <w:t>BSCB</w:t>
      </w:r>
      <w:r>
        <w:rPr>
          <w:rFonts w:ascii="Arial" w:hAnsi="Arial"/>
          <w:b/>
        </w:rPr>
        <w:t xml:space="preserve"> </w:t>
      </w:r>
      <w:r w:rsidRPr="00E0795B">
        <w:rPr>
          <w:rFonts w:ascii="Arial" w:hAnsi="Arial"/>
          <w:b/>
        </w:rPr>
        <w:t>Summer Studentship?</w:t>
      </w:r>
      <w:r>
        <w:rPr>
          <w:rFonts w:ascii="Arial" w:hAnsi="Arial"/>
        </w:rPr>
        <w:t xml:space="preserve"> </w:t>
      </w:r>
      <w:r w:rsidRPr="00B03455">
        <w:rPr>
          <w:rFonts w:ascii="Arial" w:hAnsi="Arial"/>
        </w:rPr>
        <w:t>(max 150 words).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08214C" w:rsidRPr="00A27D55" w14:paraId="252B70DB" w14:textId="77777777" w:rsidTr="459F1D63">
        <w:trPr>
          <w:trHeight w:val="6373"/>
        </w:trPr>
        <w:tc>
          <w:tcPr>
            <w:tcW w:w="9576" w:type="dxa"/>
          </w:tcPr>
          <w:p w14:paraId="7DCB0A2A" w14:textId="77777777" w:rsidR="0008214C" w:rsidRPr="002A2F9D" w:rsidRDefault="0008214C" w:rsidP="0008214C">
            <w:pPr>
              <w:rPr>
                <w:rFonts w:ascii="Arial" w:hAnsi="Arial"/>
              </w:rPr>
            </w:pPr>
          </w:p>
          <w:p w14:paraId="7151EF41" w14:textId="77777777" w:rsidR="0008214C" w:rsidRDefault="0008214C" w:rsidP="00B03455">
            <w:pPr>
              <w:spacing w:line="276" w:lineRule="auto"/>
              <w:rPr>
                <w:rFonts w:ascii="Arial" w:hAnsi="Arial"/>
              </w:rPr>
            </w:pPr>
            <w:r>
              <w:rPr>
                <w:rFonts w:ascii="Arial" w:hAnsi="Arial"/>
              </w:rPr>
              <w:t>Include any information demonstrating that you will benefit fro</w:t>
            </w:r>
            <w:r w:rsidR="00346958">
              <w:rPr>
                <w:rFonts w:ascii="Arial" w:hAnsi="Arial"/>
              </w:rPr>
              <w:t>m</w:t>
            </w:r>
            <w:r>
              <w:rPr>
                <w:rFonts w:ascii="Arial" w:hAnsi="Arial"/>
              </w:rPr>
              <w:t xml:space="preserve"> the studentship (e.g. past experience, </w:t>
            </w:r>
            <w:r w:rsidR="00477C48">
              <w:rPr>
                <w:rFonts w:ascii="Arial" w:hAnsi="Arial"/>
              </w:rPr>
              <w:t>c</w:t>
            </w:r>
            <w:r>
              <w:rPr>
                <w:rFonts w:ascii="Arial" w:hAnsi="Arial"/>
              </w:rPr>
              <w:t>areer ambition</w:t>
            </w:r>
            <w:r w:rsidR="00477C48">
              <w:rPr>
                <w:rFonts w:ascii="Arial" w:hAnsi="Arial"/>
              </w:rPr>
              <w:t>, personal circumstances</w:t>
            </w:r>
            <w:r>
              <w:rPr>
                <w:rFonts w:ascii="Arial" w:hAnsi="Arial"/>
              </w:rPr>
              <w:t>)</w:t>
            </w:r>
          </w:p>
          <w:p w14:paraId="6F549682" w14:textId="77777777" w:rsidR="0008214C" w:rsidRDefault="0008214C" w:rsidP="0008214C"/>
          <w:p w14:paraId="1B1EE9D9" w14:textId="77777777" w:rsidR="005E5A5E" w:rsidRDefault="005E5A5E" w:rsidP="0008214C"/>
          <w:p w14:paraId="2C0D680F" w14:textId="0E8C43E1" w:rsidR="00821A4B" w:rsidRDefault="459F1D63" w:rsidP="459F1D63">
            <w:pPr>
              <w:rPr>
                <w:ins w:id="0" w:author="Guest User" w:date="2026-03-09T10:47:00Z" w16du:dateUtc="2026-03-09T10:47:40Z"/>
              </w:rPr>
            </w:pPr>
            <w:r w:rsidRPr="459F1D63">
              <w:t>A BSCB summer studentship interests me because of the critical problems I will be tackling as part of the experience</w:t>
            </w:r>
            <w:r w:rsidR="0049313E">
              <w:t xml:space="preserve"> </w:t>
            </w:r>
            <w:r w:rsidRPr="459F1D63">
              <w:t>that draw on my own skills to tackle important interdisciplinary problems</w:t>
            </w:r>
            <w:r w:rsidRPr="459F1D63">
              <w:t>. This is an opportunity to work at the forefront of biological research into cancer cell mutations, and spend each day developing technology that has the power to improve the lives of so many worldwide</w:t>
            </w:r>
            <w:r w:rsidRPr="459F1D63">
              <w:t>, building off</w:t>
            </w:r>
            <w:del w:id="1" w:author="Guest User" w:date="2026-03-09T10:43:00Z" w16du:dateUtc="2026-03-09T10:43:20Z">
              <w:r w:rsidR="00C02A91" w:rsidRPr="459F1D63" w:rsidDel="459F1D63">
                <w:delText>. To be able to use</w:delText>
              </w:r>
            </w:del>
            <w:r w:rsidRPr="459F1D63">
              <w:t xml:space="preserve"> my quantitative, analytical and technical skills</w:t>
            </w:r>
            <w:r w:rsidRPr="459F1D63">
              <w:t xml:space="preserve"> and applying them to cancer biology.</w:t>
            </w:r>
            <w:r w:rsidRPr="459F1D63">
              <w:t xml:space="preserve"> </w:t>
            </w:r>
            <w:del w:id="2" w:author="Guest User" w:date="2026-03-09T10:43:00Z" w16du:dateUtc="2026-03-09T10:43:28Z">
              <w:r w:rsidR="00C02A91" w:rsidRPr="459F1D63" w:rsidDel="459F1D63">
                <w:delText>to</w:delText>
              </w:r>
            </w:del>
            <w:del w:id="3" w:author="Guest User" w:date="2026-03-09T10:44:00Z" w16du:dateUtc="2026-03-09T10:44:08Z">
              <w:r w:rsidR="00C02A91" w:rsidRPr="459F1D63" w:rsidDel="459F1D63">
                <w:delText xml:space="preserve"> , and </w:delText>
              </w:r>
            </w:del>
          </w:p>
          <w:p w14:paraId="126B2A62" w14:textId="7D69454C" w:rsidR="00821A4B" w:rsidRDefault="459F1D63" w:rsidP="0008214C">
            <w:pPr>
              <w:rPr>
                <w:del w:id="4" w:author="Guest User" w:date="2026-03-09T10:47:00Z" w16du:dateUtc="2026-03-09T10:47:42Z"/>
              </w:rPr>
            </w:pPr>
            <w:r w:rsidRPr="459F1D63">
              <w:t>I thrive off challenges and setting myself projects with high expectations</w:t>
            </w:r>
            <w:r w:rsidRPr="459F1D63">
              <w:t>, and this studentship will give me unique interdisciplinary training that will enable my career ambitions</w:t>
            </w:r>
            <w:r w:rsidRPr="459F1D63">
              <w:t xml:space="preserve">. </w:t>
            </w:r>
          </w:p>
          <w:p w14:paraId="0BFDDD9C" w14:textId="02CBBD5E" w:rsidR="005E5A5E" w:rsidRPr="00A27D55" w:rsidRDefault="459F1D63" w:rsidP="0008214C">
            <w:r w:rsidRPr="459F1D63">
              <w:t>I want to pursue</w:t>
            </w:r>
            <w:r w:rsidRPr="459F1D63">
              <w:t xml:space="preserve"> research</w:t>
            </w:r>
            <w:r w:rsidRPr="459F1D63">
              <w:t xml:space="preserve"> </w:t>
            </w:r>
            <w:r w:rsidR="00577517">
              <w:t xml:space="preserve">in </w:t>
            </w:r>
            <w:r w:rsidRPr="459F1D63">
              <w:t>software engineering roles in the future</w:t>
            </w:r>
            <w:r w:rsidR="00577517">
              <w:t>, particularly</w:t>
            </w:r>
            <w:r w:rsidRPr="459F1D63">
              <w:t xml:space="preserve"> in bioinformatics and computational biology,</w:t>
            </w:r>
            <w:r w:rsidRPr="459F1D63">
              <w:t xml:space="preserve"> and </w:t>
            </w:r>
            <w:del w:id="5" w:author="Guest User" w:date="2026-03-09T10:49:00Z" w16du:dateUtc="2026-03-09T10:49:43Z">
              <w:r w:rsidR="00C02A91" w:rsidRPr="459F1D63" w:rsidDel="459F1D63">
                <w:delText xml:space="preserve">so </w:delText>
              </w:r>
            </w:del>
            <w:r w:rsidRPr="459F1D63">
              <w:t xml:space="preserve">the coding skills and experience that I’ll gain through my work this summer will be highly applicable to my future, as well as having </w:t>
            </w:r>
            <w:r w:rsidRPr="459F1D63">
              <w:t>valuable</w:t>
            </w:r>
            <w:del w:id="6" w:author="Guest User" w:date="2026-03-09T10:50:00Z" w16du:dateUtc="2026-03-09T10:50:01Z">
              <w:r w:rsidR="00C02A91" w:rsidRPr="459F1D63" w:rsidDel="459F1D63">
                <w:delText>plentiful</w:delText>
              </w:r>
            </w:del>
            <w:r w:rsidRPr="459F1D63">
              <w:t xml:space="preserve"> impacts on cell and cancer research</w:t>
            </w:r>
            <w:del w:id="7" w:author="Guest User" w:date="2026-03-09T10:49:00Z" w16du:dateUtc="2026-03-09T10:49:56Z">
              <w:r w:rsidR="00C02A91" w:rsidRPr="459F1D63" w:rsidDel="459F1D63">
                <w:delText xml:space="preserve"> as an industry</w:delText>
              </w:r>
            </w:del>
            <w:r w:rsidRPr="459F1D63">
              <w:t xml:space="preserve">. </w:t>
            </w:r>
          </w:p>
        </w:tc>
      </w:tr>
    </w:tbl>
    <w:p w14:paraId="0E954A78" w14:textId="77777777" w:rsidR="0008214C" w:rsidRDefault="0008214C" w:rsidP="0008214C">
      <w:pPr>
        <w:rPr>
          <w:rFonts w:ascii="Arial" w:hAnsi="Arial"/>
        </w:rPr>
      </w:pPr>
    </w:p>
    <w:p w14:paraId="105686F5" w14:textId="77777777" w:rsidR="0008214C" w:rsidRDefault="0008214C" w:rsidP="0008214C">
      <w:pPr>
        <w:rPr>
          <w:rFonts w:ascii="Arial" w:hAnsi="Arial"/>
        </w:rPr>
      </w:pPr>
    </w:p>
    <w:p w14:paraId="628422AB" w14:textId="77777777" w:rsidR="0008214C" w:rsidRPr="002A2F9D" w:rsidRDefault="0008214C" w:rsidP="0008214C">
      <w:pPr>
        <w:rPr>
          <w:rFonts w:ascii="Arial" w:hAnsi="Arial"/>
        </w:rPr>
      </w:pPr>
    </w:p>
    <w:p w14:paraId="0232E6C5" w14:textId="77777777" w:rsidR="0008214C" w:rsidRPr="00E0795B" w:rsidRDefault="0008214C" w:rsidP="0008214C">
      <w:pPr>
        <w:rPr>
          <w:rFonts w:ascii="Arial" w:hAnsi="Arial"/>
        </w:rPr>
      </w:pPr>
      <w:r w:rsidRPr="00E0795B">
        <w:rPr>
          <w:rFonts w:ascii="Arial" w:hAnsi="Arial"/>
          <w:b/>
        </w:rPr>
        <w:lastRenderedPageBreak/>
        <w:t xml:space="preserve">Student’s Curriculum Vitae  </w:t>
      </w:r>
      <w:r>
        <w:rPr>
          <w:rFonts w:ascii="Arial" w:hAnsi="Arial"/>
          <w:szCs w:val="26"/>
          <w:lang w:val="en-US"/>
        </w:rPr>
        <w:t>(</w:t>
      </w:r>
      <w:r w:rsidRPr="009D2680">
        <w:rPr>
          <w:rFonts w:ascii="Arial" w:hAnsi="Arial"/>
          <w:szCs w:val="26"/>
          <w:lang w:val="en-US"/>
        </w:rPr>
        <w:t>max one page)</w:t>
      </w:r>
    </w:p>
    <w:p w14:paraId="75CBD593" w14:textId="77777777" w:rsidR="0008214C" w:rsidRPr="00A27D55" w:rsidRDefault="0008214C" w:rsidP="0008214C">
      <w:pPr>
        <w:widowControl w:val="0"/>
        <w:autoSpaceDE w:val="0"/>
        <w:autoSpaceDN w:val="0"/>
        <w:adjustRightInd w:val="0"/>
        <w:rPr>
          <w:rFonts w:ascii="Arial" w:hAnsi="Arial"/>
          <w:szCs w:val="26"/>
          <w:lang w:val="en-US"/>
        </w:rPr>
      </w:pPr>
    </w:p>
    <w:p w14:paraId="27CD6995" w14:textId="77777777" w:rsidR="0008214C" w:rsidRPr="00A27D55" w:rsidRDefault="0008214C" w:rsidP="009D2680">
      <w:pPr>
        <w:widowControl w:val="0"/>
        <w:autoSpaceDE w:val="0"/>
        <w:autoSpaceDN w:val="0"/>
        <w:adjustRightInd w:val="0"/>
        <w:spacing w:line="276" w:lineRule="auto"/>
        <w:rPr>
          <w:rFonts w:ascii="Arial" w:hAnsi="Arial"/>
        </w:rPr>
      </w:pPr>
      <w:r w:rsidRPr="00A27D55">
        <w:rPr>
          <w:rFonts w:ascii="Arial" w:hAnsi="Arial"/>
        </w:rPr>
        <w:t>Include the following details.</w:t>
      </w:r>
    </w:p>
    <w:p w14:paraId="0E58493B" w14:textId="77777777" w:rsidR="0008214C" w:rsidRPr="00A27D55" w:rsidRDefault="0008214C" w:rsidP="009D2680">
      <w:pPr>
        <w:numPr>
          <w:ilvl w:val="0"/>
          <w:numId w:val="3"/>
        </w:numPr>
        <w:spacing w:line="276" w:lineRule="auto"/>
        <w:rPr>
          <w:rFonts w:ascii="Arial" w:hAnsi="Arial"/>
        </w:rPr>
      </w:pPr>
      <w:r w:rsidRPr="00A27D55">
        <w:rPr>
          <w:rFonts w:ascii="Arial" w:hAnsi="Arial"/>
        </w:rPr>
        <w:t>Name, Age, Gender, Contact Address</w:t>
      </w:r>
    </w:p>
    <w:p w14:paraId="6BFE1693" w14:textId="77777777" w:rsidR="0008214C" w:rsidRPr="00A27D55" w:rsidRDefault="0008214C" w:rsidP="009D2680">
      <w:pPr>
        <w:numPr>
          <w:ilvl w:val="0"/>
          <w:numId w:val="3"/>
        </w:numPr>
        <w:spacing w:line="276" w:lineRule="auto"/>
        <w:rPr>
          <w:rFonts w:ascii="Arial" w:hAnsi="Arial"/>
        </w:rPr>
      </w:pPr>
      <w:r w:rsidRPr="00A27D55">
        <w:rPr>
          <w:rFonts w:ascii="Arial" w:hAnsi="Arial"/>
        </w:rPr>
        <w:t>Institution, Degree Course, Length of Course, Year of Graduation</w:t>
      </w:r>
    </w:p>
    <w:p w14:paraId="0DB503CF" w14:textId="77777777" w:rsidR="0008214C" w:rsidRPr="00A27D55" w:rsidRDefault="0008214C" w:rsidP="009D2680">
      <w:pPr>
        <w:numPr>
          <w:ilvl w:val="0"/>
          <w:numId w:val="3"/>
        </w:numPr>
        <w:spacing w:line="276" w:lineRule="auto"/>
        <w:rPr>
          <w:rFonts w:ascii="Arial" w:hAnsi="Arial"/>
        </w:rPr>
      </w:pPr>
      <w:r w:rsidRPr="00A27D55">
        <w:rPr>
          <w:rFonts w:ascii="Arial" w:hAnsi="Arial"/>
        </w:rPr>
        <w:t>‘A’ Level or Standard &amp; Higher Level Results, or Other Relevant Exam Results</w:t>
      </w:r>
    </w:p>
    <w:p w14:paraId="745FE028" w14:textId="77777777" w:rsidR="0008214C" w:rsidRDefault="0008214C" w:rsidP="009D2680">
      <w:pPr>
        <w:numPr>
          <w:ilvl w:val="0"/>
          <w:numId w:val="3"/>
        </w:numPr>
        <w:spacing w:line="276" w:lineRule="auto"/>
        <w:rPr>
          <w:rFonts w:ascii="Arial" w:hAnsi="Arial"/>
        </w:rPr>
      </w:pPr>
      <w:r w:rsidRPr="00A27D55">
        <w:rPr>
          <w:rFonts w:ascii="Arial" w:hAnsi="Arial"/>
        </w:rPr>
        <w:t>University Exam Results to Date</w:t>
      </w:r>
    </w:p>
    <w:p w14:paraId="1D275512" w14:textId="77777777" w:rsidR="0008214C" w:rsidRDefault="0008214C" w:rsidP="009D2680">
      <w:pPr>
        <w:numPr>
          <w:ilvl w:val="0"/>
          <w:numId w:val="3"/>
        </w:numPr>
        <w:spacing w:line="276" w:lineRule="auto"/>
        <w:rPr>
          <w:rFonts w:ascii="Arial" w:hAnsi="Arial"/>
        </w:rPr>
      </w:pPr>
      <w:r>
        <w:rPr>
          <w:rFonts w:ascii="Arial" w:hAnsi="Arial"/>
        </w:rPr>
        <w:t>Additional relevant information (e.g. studies break for personal or academic reasons)</w:t>
      </w:r>
    </w:p>
    <w:p w14:paraId="1769D028" w14:textId="77777777" w:rsidR="005E0C55" w:rsidRDefault="005E0C55" w:rsidP="005E0C55">
      <w:pPr>
        <w:spacing w:line="276" w:lineRule="auto"/>
        <w:rPr>
          <w:rFonts w:ascii="Arial" w:hAnsi="Arial"/>
        </w:rPr>
      </w:pPr>
    </w:p>
    <w:p w14:paraId="209AA266" w14:textId="77777777" w:rsidR="005E0C55" w:rsidRDefault="005E0C55" w:rsidP="005E0C55">
      <w:pPr>
        <w:widowControl w:val="0"/>
        <w:spacing w:before="120" w:line="312" w:lineRule="auto"/>
        <w:ind w:right="-466"/>
        <w:rPr>
          <w:rFonts w:ascii="Merriweather" w:eastAsia="Merriweather" w:hAnsi="Merriweather" w:cs="Merriweather"/>
          <w:color w:val="666666"/>
        </w:rPr>
      </w:pPr>
      <w:r w:rsidRPr="1B145548">
        <w:rPr>
          <w:rFonts w:ascii="Merriweather" w:eastAsia="Merriweather" w:hAnsi="Merriweather" w:cs="Merriweather"/>
          <w:color w:val="666666"/>
        </w:rPr>
        <w:t>Tariq Ishtiaq -- CV</w:t>
      </w:r>
    </w:p>
    <w:p w14:paraId="6754DB40" w14:textId="77777777" w:rsidR="005E0C55" w:rsidRDefault="005E0C55" w:rsidP="005E0C55">
      <w:pPr>
        <w:widowControl w:val="0"/>
        <w:spacing w:before="120" w:line="312" w:lineRule="auto"/>
        <w:ind w:right="-466"/>
        <w:rPr>
          <w:rFonts w:ascii="Merriweather" w:eastAsia="Merriweather" w:hAnsi="Merriweather" w:cs="Merriweather"/>
          <w:color w:val="666666"/>
        </w:rPr>
      </w:pPr>
      <w:r w:rsidRPr="6113F39F">
        <w:rPr>
          <w:rFonts w:ascii="Open Sans" w:eastAsia="Open Sans" w:hAnsi="Open Sans" w:cs="Open Sans"/>
          <w:b/>
          <w:bCs/>
          <w:color w:val="2079C7"/>
          <w:sz w:val="18"/>
          <w:szCs w:val="18"/>
        </w:rPr>
        <w:t>SUMMARY</w:t>
      </w:r>
    </w:p>
    <w:p w14:paraId="3D6C08EE" w14:textId="73152DC6" w:rsidR="005E0C55" w:rsidRDefault="005E0C55" w:rsidP="005E0C55">
      <w:pPr>
        <w:widowControl w:val="0"/>
        <w:spacing w:before="120" w:line="312" w:lineRule="auto"/>
        <w:ind w:right="300"/>
        <w:jc w:val="both"/>
        <w:rPr>
          <w:rFonts w:ascii="Merriweather" w:eastAsia="Merriweather" w:hAnsi="Merriweather" w:cs="Merriweather"/>
          <w:color w:val="666666"/>
          <w:sz w:val="18"/>
          <w:szCs w:val="18"/>
        </w:rPr>
      </w:pPr>
      <w:r w:rsidRPr="6113F39F">
        <w:rPr>
          <w:rFonts w:ascii="Merriweather" w:eastAsia="Merriweather" w:hAnsi="Merriweather" w:cs="Merriweather"/>
          <w:color w:val="666666"/>
          <w:sz w:val="18"/>
          <w:szCs w:val="18"/>
        </w:rPr>
        <w:t xml:space="preserve">I want to work in </w:t>
      </w:r>
      <w:r w:rsidR="000E18B8">
        <w:rPr>
          <w:rFonts w:ascii="Merriweather" w:eastAsia="Merriweather" w:hAnsi="Merriweather" w:cs="Merriweather"/>
          <w:color w:val="666666"/>
          <w:sz w:val="18"/>
          <w:szCs w:val="18"/>
        </w:rPr>
        <w:t xml:space="preserve">the </w:t>
      </w:r>
      <w:r w:rsidRPr="6113F39F">
        <w:rPr>
          <w:rFonts w:ascii="Merriweather" w:eastAsia="Merriweather" w:hAnsi="Merriweather" w:cs="Merriweather"/>
          <w:color w:val="666666"/>
          <w:sz w:val="18"/>
          <w:szCs w:val="18"/>
        </w:rPr>
        <w:t>applications of maths such as in economics</w:t>
      </w:r>
      <w:r w:rsidR="000E18B8">
        <w:rPr>
          <w:rFonts w:ascii="Merriweather" w:eastAsia="Merriweather" w:hAnsi="Merriweather" w:cs="Merriweather"/>
          <w:color w:val="666666"/>
          <w:sz w:val="18"/>
          <w:szCs w:val="18"/>
        </w:rPr>
        <w:t>, physics and biology</w:t>
      </w:r>
      <w:r w:rsidRPr="6113F39F">
        <w:rPr>
          <w:rFonts w:ascii="Merriweather" w:eastAsia="Merriweather" w:hAnsi="Merriweather" w:cs="Merriweather"/>
          <w:color w:val="666666"/>
          <w:sz w:val="18"/>
          <w:szCs w:val="18"/>
        </w:rPr>
        <w:t xml:space="preserve"> to solve real-world problems. </w:t>
      </w:r>
      <w:r w:rsidR="00872E7D">
        <w:rPr>
          <w:rFonts w:ascii="Merriweather" w:eastAsia="Merriweather" w:hAnsi="Merriweather" w:cs="Merriweather"/>
          <w:color w:val="666666"/>
          <w:sz w:val="18"/>
          <w:szCs w:val="18"/>
        </w:rPr>
        <w:t xml:space="preserve">I </w:t>
      </w:r>
      <w:r w:rsidRPr="6113F39F">
        <w:rPr>
          <w:rFonts w:ascii="Merriweather" w:eastAsia="Merriweather" w:hAnsi="Merriweather" w:cs="Merriweather"/>
          <w:color w:val="666666"/>
          <w:sz w:val="18"/>
          <w:szCs w:val="18"/>
        </w:rPr>
        <w:t>am hardworking, curious and consistent; I really enjoy working with other people</w:t>
      </w:r>
      <w:r w:rsidR="00B10AA4">
        <w:rPr>
          <w:rFonts w:ascii="Merriweather" w:eastAsia="Merriweather" w:hAnsi="Merriweather" w:cs="Merriweather"/>
          <w:color w:val="666666"/>
          <w:sz w:val="18"/>
          <w:szCs w:val="18"/>
        </w:rPr>
        <w:t>.</w:t>
      </w:r>
      <w:r w:rsidR="001F5A4D">
        <w:rPr>
          <w:rFonts w:ascii="Merriweather" w:eastAsia="Merriweather" w:hAnsi="Merriweather" w:cs="Merriweather"/>
          <w:color w:val="666666"/>
          <w:sz w:val="18"/>
          <w:szCs w:val="18"/>
        </w:rPr>
        <w:t xml:space="preserve"> I am currently in the second year of my undergraduate degree.</w:t>
      </w:r>
    </w:p>
    <w:p w14:paraId="749F74C4" w14:textId="0FD8D064" w:rsidR="005E0C55" w:rsidRDefault="005E0C55" w:rsidP="005E0C55">
      <w:pPr>
        <w:widowControl w:val="0"/>
        <w:spacing w:before="120" w:line="312" w:lineRule="auto"/>
        <w:ind w:right="300"/>
        <w:rPr>
          <w:rFonts w:ascii="Merriweather" w:eastAsia="Merriweather" w:hAnsi="Merriweather" w:cs="Merriweather"/>
          <w:color w:val="666666"/>
          <w:sz w:val="18"/>
          <w:szCs w:val="18"/>
        </w:rPr>
      </w:pPr>
      <w:r w:rsidRPr="6113F39F">
        <w:rPr>
          <w:rFonts w:ascii="Merriweather" w:eastAsia="Merriweather" w:hAnsi="Merriweather" w:cs="Merriweather"/>
          <w:color w:val="666666"/>
          <w:sz w:val="18"/>
          <w:szCs w:val="18"/>
        </w:rPr>
        <w:t xml:space="preserve">Contact: </w:t>
      </w:r>
      <w:r w:rsidRPr="6113F39F">
        <w:rPr>
          <w:rFonts w:ascii="Open Sans" w:eastAsia="Open Sans" w:hAnsi="Open Sans" w:cs="Open Sans"/>
          <w:b/>
          <w:bCs/>
          <w:sz w:val="18"/>
          <w:szCs w:val="18"/>
        </w:rPr>
        <w:t xml:space="preserve">07870 397746, </w:t>
      </w:r>
      <w:hyperlink r:id="rId11">
        <w:r w:rsidRPr="6113F39F">
          <w:rPr>
            <w:rFonts w:ascii="Open Sans" w:eastAsia="Open Sans" w:hAnsi="Open Sans" w:cs="Open Sans"/>
            <w:b/>
            <w:bCs/>
            <w:color w:val="1155CC"/>
            <w:sz w:val="18"/>
            <w:szCs w:val="18"/>
            <w:u w:val="single"/>
          </w:rPr>
          <w:t>tariq-ishtiaq@hotmail.com</w:t>
        </w:r>
      </w:hyperlink>
      <w:r>
        <w:t xml:space="preserve">, </w:t>
      </w:r>
      <w:hyperlink r:id="rId12" w:history="1">
        <w:r w:rsidR="00BA7178" w:rsidRPr="00DC2201">
          <w:rPr>
            <w:rStyle w:val="Hyperlink"/>
            <w:rFonts w:ascii="Merriweather" w:eastAsia="Merriweather" w:hAnsi="Merriweather" w:cs="Merriweather"/>
            <w:sz w:val="18"/>
            <w:szCs w:val="18"/>
          </w:rPr>
          <w:t>https://www.linkedin.com/in/tariqishtiaq/</w:t>
        </w:r>
      </w:hyperlink>
      <w:r w:rsidR="00BA7178">
        <w:rPr>
          <w:rFonts w:ascii="Merriweather" w:eastAsia="Merriweather" w:hAnsi="Merriweather" w:cs="Merriweather"/>
          <w:color w:val="666666"/>
          <w:sz w:val="18"/>
          <w:szCs w:val="18"/>
        </w:rPr>
        <w:t xml:space="preserve">, </w:t>
      </w:r>
      <w:proofErr w:type="spellStart"/>
      <w:r w:rsidR="00BA7178">
        <w:rPr>
          <w:rFonts w:ascii="Merriweather" w:eastAsia="Merriweather" w:hAnsi="Merriweather" w:cs="Merriweather"/>
          <w:color w:val="666666"/>
          <w:sz w:val="18"/>
          <w:szCs w:val="18"/>
        </w:rPr>
        <w:t>github</w:t>
      </w:r>
      <w:proofErr w:type="spellEnd"/>
      <w:r w:rsidR="00BA7178">
        <w:rPr>
          <w:rFonts w:ascii="Merriweather" w:eastAsia="Merriweather" w:hAnsi="Merriweather" w:cs="Merriweather"/>
          <w:color w:val="666666"/>
          <w:sz w:val="18"/>
          <w:szCs w:val="18"/>
        </w:rPr>
        <w:t xml:space="preserve">: </w:t>
      </w:r>
      <w:proofErr w:type="spellStart"/>
      <w:r w:rsidR="00BA7178">
        <w:rPr>
          <w:rFonts w:ascii="Merriweather" w:eastAsia="Merriweather" w:hAnsi="Merriweather" w:cs="Merriweather"/>
          <w:color w:val="666666"/>
          <w:sz w:val="18"/>
          <w:szCs w:val="18"/>
        </w:rPr>
        <w:t>tishtiaq</w:t>
      </w:r>
      <w:proofErr w:type="spellEnd"/>
    </w:p>
    <w:p w14:paraId="08F754A8" w14:textId="77777777" w:rsidR="0008214C" w:rsidRDefault="0008214C" w:rsidP="0008214C">
      <w:pPr>
        <w:rPr>
          <w:rFonts w:ascii="Arial" w:hAnsi="Arial"/>
        </w:rPr>
      </w:pPr>
    </w:p>
    <w:p w14:paraId="7347181A" w14:textId="77777777" w:rsidR="005E0C55" w:rsidRDefault="005E0C55" w:rsidP="005E0C55">
      <w:pPr>
        <w:widowControl w:val="0"/>
        <w:spacing w:before="120" w:line="312" w:lineRule="auto"/>
        <w:ind w:right="300"/>
        <w:rPr>
          <w:rFonts w:ascii="Open Sans" w:eastAsia="Open Sans" w:hAnsi="Open Sans" w:cs="Open Sans"/>
          <w:b/>
          <w:color w:val="2079C7"/>
          <w:sz w:val="18"/>
          <w:szCs w:val="18"/>
        </w:rPr>
      </w:pPr>
      <w:r>
        <w:rPr>
          <w:rFonts w:ascii="Open Sans" w:eastAsia="Open Sans" w:hAnsi="Open Sans" w:cs="Open Sans"/>
          <w:b/>
          <w:color w:val="2079C7"/>
          <w:sz w:val="18"/>
          <w:szCs w:val="18"/>
        </w:rPr>
        <w:t>EDUCATION</w:t>
      </w:r>
      <w:bookmarkStart w:id="8" w:name="_sw8qsa8b8ces" w:colFirst="0" w:colLast="0"/>
      <w:bookmarkEnd w:id="8"/>
    </w:p>
    <w:p w14:paraId="09749CC1" w14:textId="55490827" w:rsidR="005E0C55" w:rsidRPr="006A1E8C" w:rsidRDefault="005E0C55" w:rsidP="005E0C55">
      <w:pPr>
        <w:widowControl w:val="0"/>
        <w:spacing w:before="120" w:line="312" w:lineRule="auto"/>
        <w:ind w:right="300"/>
        <w:rPr>
          <w:rFonts w:ascii="Merriweather" w:eastAsia="Merriweather" w:hAnsi="Merriweather" w:cs="Merriweather"/>
          <w:b/>
          <w:bCs/>
        </w:rPr>
      </w:pPr>
      <w:r w:rsidRPr="6113F39F">
        <w:rPr>
          <w:rFonts w:ascii="Merriweather" w:eastAsia="Merriweather" w:hAnsi="Merriweather" w:cs="Merriweather"/>
          <w:b/>
          <w:bCs/>
        </w:rPr>
        <w:t xml:space="preserve">University of Manchester: </w:t>
      </w:r>
      <w:proofErr w:type="spellStart"/>
      <w:r w:rsidRPr="6113F39F">
        <w:rPr>
          <w:rFonts w:ascii="Merriweather" w:eastAsia="Merriweather" w:hAnsi="Merriweather" w:cs="Merriweather"/>
          <w:b/>
          <w:bCs/>
        </w:rPr>
        <w:t>MMath</w:t>
      </w:r>
      <w:proofErr w:type="spellEnd"/>
      <w:r w:rsidRPr="6113F39F">
        <w:rPr>
          <w:rFonts w:ascii="Merriweather" w:eastAsia="Merriweather" w:hAnsi="Merriweather" w:cs="Merriweather"/>
          <w:b/>
          <w:bCs/>
        </w:rPr>
        <w:t xml:space="preserve"> Mathematics</w:t>
      </w:r>
      <w:r w:rsidR="00CE2F36">
        <w:rPr>
          <w:rFonts w:ascii="Merriweather" w:eastAsia="Merriweather" w:hAnsi="Merriweather" w:cs="Merriweather"/>
          <w:b/>
          <w:bCs/>
        </w:rPr>
        <w:t xml:space="preserve"> (Integrated</w:t>
      </w:r>
      <w:r w:rsidR="00D91D72">
        <w:rPr>
          <w:rFonts w:ascii="Merriweather" w:eastAsia="Merriweather" w:hAnsi="Merriweather" w:cs="Merriweather"/>
          <w:b/>
          <w:bCs/>
        </w:rPr>
        <w:t xml:space="preserve"> Masters</w:t>
      </w:r>
      <w:r w:rsidR="00CE2F36">
        <w:rPr>
          <w:rFonts w:ascii="Merriweather" w:eastAsia="Merriweather" w:hAnsi="Merriweather" w:cs="Merriweather"/>
          <w:b/>
          <w:bCs/>
        </w:rPr>
        <w:t>)</w:t>
      </w:r>
    </w:p>
    <w:p w14:paraId="59AE3C9A" w14:textId="77777777" w:rsidR="005E0C55" w:rsidRDefault="005E0C55" w:rsidP="005E0C55">
      <w:pPr>
        <w:pStyle w:val="Heading3"/>
        <w:widowControl w:val="0"/>
        <w:spacing w:before="100" w:after="100" w:line="240" w:lineRule="auto"/>
        <w:ind w:right="300"/>
        <w:rPr>
          <w:rFonts w:ascii="Open Sans" w:eastAsia="Open Sans" w:hAnsi="Open Sans" w:cs="Open Sans"/>
          <w:color w:val="666666"/>
          <w:sz w:val="16"/>
          <w:szCs w:val="16"/>
        </w:rPr>
      </w:pPr>
      <w:bookmarkStart w:id="9" w:name="_b76rs4fm1v4z"/>
      <w:bookmarkEnd w:id="9"/>
      <w:r w:rsidRPr="1B145548">
        <w:rPr>
          <w:rFonts w:ascii="Open Sans" w:eastAsia="Open Sans" w:hAnsi="Open Sans" w:cs="Open Sans"/>
          <w:color w:val="666666"/>
          <w:sz w:val="16"/>
          <w:szCs w:val="16"/>
        </w:rPr>
        <w:t>SEP 2024 – Present</w:t>
      </w:r>
    </w:p>
    <w:p w14:paraId="0C57CB65" w14:textId="31C40BD3" w:rsidR="005E0C55" w:rsidRPr="008339DD" w:rsidRDefault="005E0C55" w:rsidP="005E0C55">
      <w:pPr>
        <w:widowControl w:val="0"/>
        <w:rPr>
          <w:rFonts w:ascii="Merriweather" w:eastAsia="Merriweather" w:hAnsi="Merriweather" w:cs="Merriweather"/>
          <w:color w:val="666666"/>
          <w:sz w:val="18"/>
          <w:szCs w:val="18"/>
        </w:rPr>
      </w:pPr>
      <w:r w:rsidRPr="008339DD">
        <w:rPr>
          <w:rFonts w:ascii="Merriweather" w:eastAsia="Merriweather" w:hAnsi="Merriweather" w:cs="Merriweather"/>
          <w:color w:val="666666"/>
          <w:sz w:val="18"/>
          <w:szCs w:val="18"/>
        </w:rPr>
        <w:t>First year courses: Linear Algebra (83), Real Analysis (79), Mathematical Foundations and Analysis (86), Mathematical Problem Solving (70)</w:t>
      </w:r>
      <w:r w:rsidR="00D91D72">
        <w:rPr>
          <w:rFonts w:ascii="Merriweather" w:eastAsia="Merriweather" w:hAnsi="Merriweather" w:cs="Merriweather"/>
          <w:color w:val="666666"/>
          <w:sz w:val="18"/>
          <w:szCs w:val="18"/>
        </w:rPr>
        <w:t>,</w:t>
      </w:r>
      <w:r w:rsidRPr="008339DD">
        <w:rPr>
          <w:rFonts w:ascii="Merriweather" w:eastAsia="Merriweather" w:hAnsi="Merriweather" w:cs="Merriweather"/>
          <w:color w:val="666666"/>
          <w:sz w:val="18"/>
          <w:szCs w:val="18"/>
        </w:rPr>
        <w:t xml:space="preserve"> Vector Calculus (86), Ordinary Differential Equations (82), Probability (90), Statistics (91). </w:t>
      </w:r>
    </w:p>
    <w:p w14:paraId="07988783" w14:textId="77777777" w:rsidR="00134837" w:rsidRDefault="005E0C55" w:rsidP="005E0C55">
      <w:pPr>
        <w:widowControl w:val="0"/>
        <w:rPr>
          <w:rFonts w:ascii="Merriweather" w:eastAsia="Merriweather" w:hAnsi="Merriweather" w:cs="Merriweather"/>
          <w:color w:val="666666"/>
          <w:sz w:val="18"/>
          <w:szCs w:val="18"/>
        </w:rPr>
      </w:pPr>
      <w:r w:rsidRPr="008339DD">
        <w:rPr>
          <w:rFonts w:ascii="Merriweather" w:eastAsia="Merriweather" w:hAnsi="Merriweather" w:cs="Merriweather"/>
          <w:color w:val="666666"/>
          <w:sz w:val="18"/>
          <w:szCs w:val="18"/>
        </w:rPr>
        <w:t xml:space="preserve">Second year courses: </w:t>
      </w:r>
    </w:p>
    <w:p w14:paraId="0EA274CC" w14:textId="310B6416" w:rsidR="00134837" w:rsidRDefault="00134837" w:rsidP="005E0C55">
      <w:pPr>
        <w:widowControl w:val="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First Semester: </w:t>
      </w:r>
      <w:r w:rsidR="005E0C55" w:rsidRPr="008339DD">
        <w:rPr>
          <w:rFonts w:ascii="Merriweather" w:eastAsia="Merriweather" w:hAnsi="Merriweather" w:cs="Merriweather"/>
          <w:color w:val="666666"/>
          <w:sz w:val="18"/>
          <w:szCs w:val="18"/>
        </w:rPr>
        <w:t>Programming with Python</w:t>
      </w:r>
      <w:r w:rsidR="00DA3AB4">
        <w:rPr>
          <w:rFonts w:ascii="Merriweather" w:eastAsia="Merriweather" w:hAnsi="Merriweather" w:cs="Merriweather"/>
          <w:color w:val="666666"/>
          <w:sz w:val="18"/>
          <w:szCs w:val="18"/>
        </w:rPr>
        <w:t xml:space="preserve"> (89)</w:t>
      </w:r>
      <w:r w:rsidR="005E0C55" w:rsidRPr="008339DD">
        <w:rPr>
          <w:rFonts w:ascii="Merriweather" w:eastAsia="Merriweather" w:hAnsi="Merriweather" w:cs="Merriweather"/>
          <w:color w:val="666666"/>
          <w:sz w:val="18"/>
          <w:szCs w:val="18"/>
        </w:rPr>
        <w:t>, Metric Spaces</w:t>
      </w:r>
      <w:r>
        <w:rPr>
          <w:rFonts w:ascii="Merriweather" w:eastAsia="Merriweather" w:hAnsi="Merriweather" w:cs="Merriweather"/>
          <w:color w:val="666666"/>
          <w:sz w:val="18"/>
          <w:szCs w:val="18"/>
        </w:rPr>
        <w:t xml:space="preserve"> (79)</w:t>
      </w:r>
      <w:r w:rsidR="005E0C55" w:rsidRPr="008339DD">
        <w:rPr>
          <w:rFonts w:ascii="Merriweather" w:eastAsia="Merriweather" w:hAnsi="Merriweather" w:cs="Merriweather"/>
          <w:color w:val="666666"/>
          <w:sz w:val="18"/>
          <w:szCs w:val="18"/>
        </w:rPr>
        <w:t xml:space="preserve">, </w:t>
      </w:r>
      <w:r w:rsidRPr="008339DD">
        <w:rPr>
          <w:rFonts w:ascii="Merriweather" w:eastAsia="Merriweather" w:hAnsi="Merriweather" w:cs="Merriweather"/>
          <w:color w:val="666666"/>
          <w:sz w:val="18"/>
          <w:szCs w:val="18"/>
        </w:rPr>
        <w:t>Numerical Analysis</w:t>
      </w:r>
      <w:r w:rsidRPr="008339DD">
        <w:rPr>
          <w:rFonts w:ascii="Merriweather" w:eastAsia="Merriweather" w:hAnsi="Merriweather" w:cs="Merriweather"/>
          <w:color w:val="666666"/>
          <w:sz w:val="18"/>
          <w:szCs w:val="18"/>
        </w:rPr>
        <w:t xml:space="preserve"> </w:t>
      </w:r>
      <w:r>
        <w:rPr>
          <w:rFonts w:ascii="Merriweather" w:eastAsia="Merriweather" w:hAnsi="Merriweather" w:cs="Merriweather"/>
          <w:color w:val="666666"/>
          <w:sz w:val="18"/>
          <w:szCs w:val="18"/>
        </w:rPr>
        <w:t xml:space="preserve">(85), </w:t>
      </w:r>
      <w:r w:rsidRPr="008339DD">
        <w:rPr>
          <w:rFonts w:ascii="Merriweather" w:eastAsia="Merriweather" w:hAnsi="Merriweather" w:cs="Merriweather"/>
          <w:color w:val="666666"/>
          <w:sz w:val="18"/>
          <w:szCs w:val="18"/>
        </w:rPr>
        <w:t xml:space="preserve">Formal Logic </w:t>
      </w:r>
      <w:r>
        <w:rPr>
          <w:rFonts w:ascii="Merriweather" w:eastAsia="Merriweather" w:hAnsi="Merriweather" w:cs="Merriweather"/>
          <w:color w:val="666666"/>
          <w:sz w:val="18"/>
          <w:szCs w:val="18"/>
        </w:rPr>
        <w:t>(80)</w:t>
      </w:r>
    </w:p>
    <w:p w14:paraId="1F22A74D" w14:textId="5DFF2AD3" w:rsidR="005E0C55" w:rsidRDefault="00134837" w:rsidP="005E0C55">
      <w:pPr>
        <w:widowControl w:val="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Second Semester:</w:t>
      </w:r>
      <w:r w:rsidR="005E0C55" w:rsidRPr="008339DD">
        <w:rPr>
          <w:rFonts w:ascii="Merriweather" w:eastAsia="Merriweather" w:hAnsi="Merriweather" w:cs="Merriweather"/>
          <w:color w:val="666666"/>
          <w:sz w:val="18"/>
          <w:szCs w:val="18"/>
        </w:rPr>
        <w:t xml:space="preserve"> </w:t>
      </w:r>
      <w:r w:rsidRPr="008339DD">
        <w:rPr>
          <w:rFonts w:ascii="Merriweather" w:eastAsia="Merriweather" w:hAnsi="Merriweather" w:cs="Merriweather"/>
          <w:color w:val="666666"/>
          <w:sz w:val="18"/>
          <w:szCs w:val="18"/>
        </w:rPr>
        <w:t>Rings and Fields, Groups and Geometry</w:t>
      </w:r>
      <w:r>
        <w:rPr>
          <w:rFonts w:ascii="Merriweather" w:eastAsia="Merriweather" w:hAnsi="Merriweather" w:cs="Merriweather"/>
          <w:color w:val="666666"/>
          <w:sz w:val="18"/>
          <w:szCs w:val="18"/>
        </w:rPr>
        <w:t>,</w:t>
      </w:r>
      <w:r w:rsidRPr="008339DD">
        <w:rPr>
          <w:rFonts w:ascii="Merriweather" w:eastAsia="Merriweather" w:hAnsi="Merriweather" w:cs="Merriweather"/>
          <w:color w:val="666666"/>
          <w:sz w:val="18"/>
          <w:szCs w:val="18"/>
        </w:rPr>
        <w:t xml:space="preserve"> </w:t>
      </w:r>
      <w:r w:rsidR="005E0C55" w:rsidRPr="008339DD">
        <w:rPr>
          <w:rFonts w:ascii="Merriweather" w:eastAsia="Merriweather" w:hAnsi="Merriweather" w:cs="Merriweather"/>
          <w:color w:val="666666"/>
          <w:sz w:val="18"/>
          <w:szCs w:val="18"/>
        </w:rPr>
        <w:t>Fluid Mechanics, Partial Differential Equations</w:t>
      </w:r>
      <w:r w:rsidR="00D91D72">
        <w:rPr>
          <w:rFonts w:ascii="Merriweather" w:eastAsia="Merriweather" w:hAnsi="Merriweather" w:cs="Merriweather"/>
          <w:color w:val="666666"/>
          <w:sz w:val="18"/>
          <w:szCs w:val="18"/>
        </w:rPr>
        <w:t xml:space="preserve"> and Vector Calculus</w:t>
      </w:r>
      <w:r w:rsidR="005E0C55" w:rsidRPr="008339DD">
        <w:rPr>
          <w:rFonts w:ascii="Merriweather" w:eastAsia="Merriweather" w:hAnsi="Merriweather" w:cs="Merriweather"/>
          <w:color w:val="666666"/>
          <w:sz w:val="18"/>
          <w:szCs w:val="18"/>
        </w:rPr>
        <w:t xml:space="preserve">, </w:t>
      </w:r>
      <w:r w:rsidR="005E0C55">
        <w:rPr>
          <w:rFonts w:ascii="Merriweather" w:eastAsia="Merriweather" w:hAnsi="Merriweather" w:cs="Merriweather"/>
          <w:color w:val="666666"/>
          <w:sz w:val="18"/>
          <w:szCs w:val="18"/>
        </w:rPr>
        <w:t>Mathematical Communication and Group Projects</w:t>
      </w:r>
      <w:r>
        <w:rPr>
          <w:rFonts w:ascii="Merriweather" w:eastAsia="Merriweather" w:hAnsi="Merriweather" w:cs="Merriweather"/>
          <w:color w:val="666666"/>
          <w:sz w:val="18"/>
          <w:szCs w:val="18"/>
        </w:rPr>
        <w:t xml:space="preserve">. </w:t>
      </w:r>
    </w:p>
    <w:p w14:paraId="2AB3DD19" w14:textId="77777777" w:rsidR="005E0C55" w:rsidRDefault="005E0C55" w:rsidP="005E0C55">
      <w:pPr>
        <w:widowControl w:val="0"/>
        <w:rPr>
          <w:rFonts w:ascii="Merriweather" w:eastAsia="Merriweather" w:hAnsi="Merriweather" w:cs="Merriweather"/>
          <w:color w:val="666666"/>
          <w:sz w:val="18"/>
          <w:szCs w:val="18"/>
        </w:rPr>
      </w:pPr>
    </w:p>
    <w:p w14:paraId="16BC5F5D" w14:textId="48A78339" w:rsidR="005E0C55" w:rsidRDefault="005E0C55" w:rsidP="005E0C55">
      <w:pPr>
        <w:widowControl w:val="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Graduation</w:t>
      </w:r>
      <w:r w:rsidR="00B10AA4">
        <w:rPr>
          <w:rFonts w:ascii="Merriweather" w:eastAsia="Merriweather" w:hAnsi="Merriweather" w:cs="Merriweather"/>
          <w:color w:val="666666"/>
          <w:sz w:val="18"/>
          <w:szCs w:val="18"/>
        </w:rPr>
        <w:t>:</w:t>
      </w:r>
      <w:r>
        <w:rPr>
          <w:rFonts w:ascii="Merriweather" w:eastAsia="Merriweather" w:hAnsi="Merriweather" w:cs="Merriweather"/>
          <w:color w:val="666666"/>
          <w:sz w:val="18"/>
          <w:szCs w:val="18"/>
        </w:rPr>
        <w:t xml:space="preserve"> June 2028.</w:t>
      </w:r>
    </w:p>
    <w:p w14:paraId="0F790500" w14:textId="77777777" w:rsidR="005E0C55" w:rsidRDefault="005E0C55" w:rsidP="005E0C55">
      <w:pPr>
        <w:pStyle w:val="Heading2"/>
        <w:widowControl w:val="0"/>
        <w:spacing w:before="320" w:after="0" w:line="240" w:lineRule="auto"/>
        <w:ind w:right="300"/>
        <w:rPr>
          <w:rFonts w:ascii="Merriweather" w:eastAsia="Merriweather" w:hAnsi="Merriweather" w:cs="Merriweather"/>
          <w:i/>
          <w:sz w:val="22"/>
          <w:szCs w:val="22"/>
        </w:rPr>
      </w:pPr>
      <w:bookmarkStart w:id="10" w:name="_6wymnhinx9q5" w:colFirst="0" w:colLast="0"/>
      <w:bookmarkEnd w:id="10"/>
      <w:r>
        <w:rPr>
          <w:rFonts w:ascii="Merriweather" w:eastAsia="Merriweather" w:hAnsi="Merriweather" w:cs="Merriweather"/>
          <w:b/>
          <w:sz w:val="22"/>
          <w:szCs w:val="22"/>
        </w:rPr>
        <w:t>Hills Road Sixth Form  College: A Levels</w:t>
      </w:r>
    </w:p>
    <w:p w14:paraId="30C1842D" w14:textId="77777777" w:rsidR="005E0C55" w:rsidRDefault="005E0C55" w:rsidP="005E0C55">
      <w:pPr>
        <w:pStyle w:val="Heading3"/>
        <w:widowControl w:val="0"/>
        <w:spacing w:before="100" w:after="100" w:line="240" w:lineRule="auto"/>
        <w:ind w:right="300"/>
        <w:rPr>
          <w:rFonts w:ascii="Open Sans" w:eastAsia="Open Sans" w:hAnsi="Open Sans" w:cs="Open Sans"/>
          <w:color w:val="666666"/>
          <w:sz w:val="16"/>
          <w:szCs w:val="16"/>
        </w:rPr>
      </w:pPr>
      <w:bookmarkStart w:id="11" w:name="_7vtcyzeczjot" w:colFirst="0" w:colLast="0"/>
      <w:bookmarkEnd w:id="11"/>
      <w:r>
        <w:rPr>
          <w:rFonts w:ascii="Open Sans" w:eastAsia="Open Sans" w:hAnsi="Open Sans" w:cs="Open Sans"/>
          <w:color w:val="666666"/>
          <w:sz w:val="16"/>
          <w:szCs w:val="16"/>
        </w:rPr>
        <w:t>SEP 2022 - JUN 2024</w:t>
      </w:r>
    </w:p>
    <w:p w14:paraId="0AF88E83" w14:textId="77777777" w:rsidR="005E0C55" w:rsidRDefault="005E0C55" w:rsidP="005E0C55">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Mathematics (A*), Further Maths (A*), Chemistry (A*), Economics (A).</w:t>
      </w:r>
    </w:p>
    <w:p w14:paraId="7C7FFB19" w14:textId="77777777" w:rsidR="005E0C55" w:rsidRDefault="005E0C55" w:rsidP="005E0C55">
      <w:pPr>
        <w:pStyle w:val="Heading2"/>
        <w:widowControl w:val="0"/>
        <w:spacing w:before="320" w:after="0" w:line="240" w:lineRule="auto"/>
        <w:ind w:right="300"/>
        <w:rPr>
          <w:rFonts w:ascii="Merriweather" w:eastAsia="Merriweather" w:hAnsi="Merriweather" w:cs="Merriweather"/>
          <w:i/>
          <w:sz w:val="22"/>
          <w:szCs w:val="22"/>
        </w:rPr>
      </w:pPr>
      <w:bookmarkStart w:id="12" w:name="_czfiadnsgnzp" w:colFirst="0" w:colLast="0"/>
      <w:bookmarkEnd w:id="12"/>
      <w:r>
        <w:rPr>
          <w:rFonts w:ascii="Merriweather" w:eastAsia="Merriweather" w:hAnsi="Merriweather" w:cs="Merriweather"/>
          <w:b/>
          <w:sz w:val="22"/>
          <w:szCs w:val="22"/>
        </w:rPr>
        <w:t>Parkside Community College: GCSEs</w:t>
      </w:r>
    </w:p>
    <w:p w14:paraId="54D0E12C" w14:textId="77777777" w:rsidR="005E0C55" w:rsidRDefault="005E0C55" w:rsidP="005E0C55">
      <w:pPr>
        <w:pStyle w:val="Heading3"/>
        <w:widowControl w:val="0"/>
        <w:spacing w:before="100" w:after="100" w:line="240" w:lineRule="auto"/>
        <w:ind w:right="300"/>
        <w:rPr>
          <w:rFonts w:ascii="Open Sans" w:eastAsia="Open Sans" w:hAnsi="Open Sans" w:cs="Open Sans"/>
          <w:color w:val="666666"/>
          <w:sz w:val="16"/>
          <w:szCs w:val="16"/>
        </w:rPr>
      </w:pPr>
      <w:bookmarkStart w:id="13" w:name="_miiyt1y6sl7g" w:colFirst="0" w:colLast="0"/>
      <w:bookmarkEnd w:id="13"/>
      <w:r>
        <w:rPr>
          <w:rFonts w:ascii="Open Sans" w:eastAsia="Open Sans" w:hAnsi="Open Sans" w:cs="Open Sans"/>
          <w:color w:val="666666"/>
          <w:sz w:val="16"/>
          <w:szCs w:val="16"/>
        </w:rPr>
        <w:t>SEP 2017 - JUN 2022</w:t>
      </w:r>
    </w:p>
    <w:p w14:paraId="6C5B2ED2" w14:textId="77777777" w:rsidR="005E0C55" w:rsidRDefault="005E0C55" w:rsidP="005E0C55">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Maths (9), English Language (9), English Literature (8), Chemistry (9), Physics (8), Biology (7), History (7), Spanish (8), French (8), Physical Education (8), Free Standing Mathematics Qualification (B)</w:t>
      </w:r>
      <w:bookmarkStart w:id="14" w:name="_jhv78pp9wtzd" w:colFirst="0" w:colLast="0"/>
      <w:bookmarkEnd w:id="14"/>
    </w:p>
    <w:p w14:paraId="07C4847E" w14:textId="77777777" w:rsidR="005E0C55" w:rsidRDefault="005E0C55" w:rsidP="0008214C">
      <w:pPr>
        <w:rPr>
          <w:rFonts w:ascii="Arial" w:hAnsi="Arial"/>
        </w:rPr>
      </w:pPr>
    </w:p>
    <w:p w14:paraId="3A38FB44" w14:textId="77777777" w:rsidR="00B10AA4" w:rsidRPr="006A1E8C" w:rsidRDefault="00B10AA4" w:rsidP="00B10AA4">
      <w:pPr>
        <w:widowControl w:val="0"/>
        <w:spacing w:before="120" w:line="312" w:lineRule="auto"/>
        <w:ind w:right="300"/>
        <w:rPr>
          <w:rFonts w:ascii="Merriweather" w:eastAsia="Merriweather" w:hAnsi="Merriweather" w:cs="Merriweather"/>
          <w:color w:val="666666"/>
          <w:sz w:val="18"/>
          <w:szCs w:val="18"/>
        </w:rPr>
      </w:pPr>
      <w:r>
        <w:rPr>
          <w:rFonts w:ascii="Open Sans" w:eastAsia="Open Sans" w:hAnsi="Open Sans" w:cs="Open Sans"/>
          <w:b/>
          <w:color w:val="2079C7"/>
          <w:sz w:val="18"/>
          <w:szCs w:val="18"/>
        </w:rPr>
        <w:t xml:space="preserve">HOBBIES </w:t>
      </w:r>
    </w:p>
    <w:p w14:paraId="370C3785" w14:textId="13CA65B8" w:rsidR="00B10AA4" w:rsidRDefault="008F58DD" w:rsidP="00B10AA4">
      <w:pPr>
        <w:widowControl w:val="0"/>
        <w:spacing w:before="120" w:line="312" w:lineRule="auto"/>
        <w:ind w:right="30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Sport has always been very central to my life: I play for 3 different football teams and</w:t>
      </w:r>
      <w:r w:rsidR="00B10AA4" w:rsidRPr="6113F39F">
        <w:rPr>
          <w:rFonts w:ascii="Merriweather" w:eastAsia="Merriweather" w:hAnsi="Merriweather" w:cs="Merriweather"/>
          <w:color w:val="666666"/>
          <w:sz w:val="18"/>
          <w:szCs w:val="18"/>
        </w:rPr>
        <w:t xml:space="preserve"> trained for and completed the Cambridge Half Marathon in 2024</w:t>
      </w:r>
      <w:r>
        <w:rPr>
          <w:rFonts w:ascii="Merriweather" w:eastAsia="Merriweather" w:hAnsi="Merriweather" w:cs="Merriweather"/>
          <w:color w:val="666666"/>
          <w:sz w:val="18"/>
          <w:szCs w:val="18"/>
        </w:rPr>
        <w:t>.</w:t>
      </w:r>
      <w:r w:rsidR="00B10AA4" w:rsidRPr="6113F39F">
        <w:rPr>
          <w:rFonts w:ascii="Merriweather" w:eastAsia="Merriweather" w:hAnsi="Merriweather" w:cs="Merriweather"/>
          <w:color w:val="666666"/>
          <w:sz w:val="18"/>
          <w:szCs w:val="18"/>
        </w:rPr>
        <w:t xml:space="preserve"> I am currently training for the 2026 Manchester Marathon</w:t>
      </w:r>
      <w:r w:rsidR="00634248">
        <w:rPr>
          <w:rFonts w:ascii="Merriweather" w:eastAsia="Merriweather" w:hAnsi="Merriweather" w:cs="Merriweather"/>
          <w:color w:val="666666"/>
          <w:sz w:val="18"/>
          <w:szCs w:val="18"/>
        </w:rPr>
        <w:t xml:space="preserve"> </w:t>
      </w:r>
      <w:r w:rsidR="00634248">
        <w:rPr>
          <w:rFonts w:ascii="Merriweather" w:eastAsia="Merriweather" w:hAnsi="Merriweather" w:cs="Merriweather"/>
          <w:color w:val="666666"/>
          <w:sz w:val="18"/>
          <w:szCs w:val="18"/>
        </w:rPr>
        <w:lastRenderedPageBreak/>
        <w:t>w</w:t>
      </w:r>
      <w:r w:rsidR="007A00C3">
        <w:rPr>
          <w:rFonts w:ascii="Merriweather" w:eastAsia="Merriweather" w:hAnsi="Merriweather" w:cs="Merriweather"/>
          <w:color w:val="666666"/>
          <w:sz w:val="18"/>
          <w:szCs w:val="18"/>
        </w:rPr>
        <w:t>he</w:t>
      </w:r>
      <w:r w:rsidR="00634248">
        <w:rPr>
          <w:rFonts w:ascii="Merriweather" w:eastAsia="Merriweather" w:hAnsi="Merriweather" w:cs="Merriweather"/>
          <w:color w:val="666666"/>
          <w:sz w:val="18"/>
          <w:szCs w:val="18"/>
        </w:rPr>
        <w:t xml:space="preserve">re I am running for the charity </w:t>
      </w:r>
      <w:r w:rsidR="00507B3D" w:rsidRPr="00507B3D">
        <w:rPr>
          <w:rFonts w:ascii="Merriweather" w:eastAsia="Merriweather" w:hAnsi="Merriweather" w:cs="Merriweather"/>
          <w:color w:val="666666"/>
          <w:sz w:val="18"/>
          <w:szCs w:val="18"/>
        </w:rPr>
        <w:t>Médecins Sans Frontières</w:t>
      </w:r>
      <w:r w:rsidR="00507B3D">
        <w:rPr>
          <w:rFonts w:ascii="Merriweather" w:eastAsia="Merriweather" w:hAnsi="Merriweather" w:cs="Merriweather"/>
          <w:color w:val="666666"/>
          <w:sz w:val="18"/>
          <w:szCs w:val="18"/>
        </w:rPr>
        <w:t>.</w:t>
      </w:r>
      <w:r w:rsidR="00507B3D" w:rsidRPr="00F82B13">
        <w:rPr>
          <w:rFonts w:ascii="Merriweather" w:eastAsia="Merriweather" w:hAnsi="Merriweather" w:cs="Merriweather"/>
          <w:color w:val="666666"/>
          <w:sz w:val="18"/>
          <w:szCs w:val="18"/>
        </w:rPr>
        <w:t xml:space="preserve"> </w:t>
      </w:r>
      <w:r w:rsidR="00B10AA4" w:rsidRPr="00F82B13">
        <w:rPr>
          <w:rFonts w:ascii="Merriweather" w:eastAsia="Merriweather" w:hAnsi="Merriweather" w:cs="Merriweather"/>
          <w:color w:val="666666"/>
          <w:sz w:val="18"/>
          <w:szCs w:val="18"/>
        </w:rPr>
        <w:t xml:space="preserve">During sixth form, I </w:t>
      </w:r>
      <w:r w:rsidR="00B10AA4">
        <w:rPr>
          <w:rFonts w:ascii="Merriweather" w:eastAsia="Merriweather" w:hAnsi="Merriweather" w:cs="Merriweather"/>
          <w:color w:val="666666"/>
          <w:sz w:val="18"/>
          <w:szCs w:val="18"/>
        </w:rPr>
        <w:t>completed</w:t>
      </w:r>
      <w:r w:rsidR="00B10AA4" w:rsidRPr="00F82B13">
        <w:rPr>
          <w:rFonts w:ascii="Merriweather" w:eastAsia="Merriweather" w:hAnsi="Merriweather" w:cs="Merriweather"/>
          <w:color w:val="666666"/>
          <w:sz w:val="18"/>
          <w:szCs w:val="18"/>
        </w:rPr>
        <w:t xml:space="preserve"> a bike ride </w:t>
      </w:r>
      <w:r w:rsidR="00B27BD5">
        <w:rPr>
          <w:rFonts w:ascii="Merriweather" w:eastAsia="Merriweather" w:hAnsi="Merriweather" w:cs="Merriweather"/>
          <w:color w:val="666666"/>
          <w:sz w:val="18"/>
          <w:szCs w:val="18"/>
        </w:rPr>
        <w:t>(</w:t>
      </w:r>
      <w:r w:rsidR="00B10AA4" w:rsidRPr="00F82B13">
        <w:rPr>
          <w:rFonts w:ascii="Merriweather" w:eastAsia="Merriweather" w:hAnsi="Merriweather" w:cs="Merriweather"/>
          <w:color w:val="666666"/>
          <w:sz w:val="18"/>
          <w:szCs w:val="18"/>
        </w:rPr>
        <w:t>to raise money for Alzheimer’s Society</w:t>
      </w:r>
      <w:r w:rsidR="00B27BD5">
        <w:rPr>
          <w:rFonts w:ascii="Merriweather" w:eastAsia="Merriweather" w:hAnsi="Merriweather" w:cs="Merriweather"/>
          <w:color w:val="666666"/>
          <w:sz w:val="18"/>
          <w:szCs w:val="18"/>
        </w:rPr>
        <w:t>)</w:t>
      </w:r>
      <w:r w:rsidR="00B10AA4" w:rsidRPr="00F82B13">
        <w:rPr>
          <w:rFonts w:ascii="Merriweather" w:eastAsia="Merriweather" w:hAnsi="Merriweather" w:cs="Merriweather"/>
          <w:color w:val="666666"/>
          <w:sz w:val="18"/>
          <w:szCs w:val="18"/>
        </w:rPr>
        <w:t xml:space="preserve"> from Cambridge to London and back</w:t>
      </w:r>
      <w:r>
        <w:rPr>
          <w:rFonts w:ascii="Merriweather" w:eastAsia="Merriweather" w:hAnsi="Merriweather" w:cs="Merriweather"/>
          <w:color w:val="666666"/>
          <w:sz w:val="18"/>
          <w:szCs w:val="18"/>
        </w:rPr>
        <w:t xml:space="preserve"> (120 miles)</w:t>
      </w:r>
      <w:r w:rsidR="00B10AA4" w:rsidRPr="00F82B13">
        <w:rPr>
          <w:rFonts w:ascii="Merriweather" w:eastAsia="Merriweather" w:hAnsi="Merriweather" w:cs="Merriweather"/>
          <w:color w:val="666666"/>
          <w:sz w:val="18"/>
          <w:szCs w:val="18"/>
        </w:rPr>
        <w:t xml:space="preserve"> in a day</w:t>
      </w:r>
      <w:r w:rsidR="00B10AA4" w:rsidRPr="6113F39F">
        <w:rPr>
          <w:rFonts w:ascii="Merriweather" w:eastAsia="Merriweather" w:hAnsi="Merriweather" w:cs="Merriweather"/>
          <w:color w:val="666666"/>
          <w:sz w:val="18"/>
          <w:szCs w:val="18"/>
        </w:rPr>
        <w:t xml:space="preserve">. </w:t>
      </w:r>
      <w:r w:rsidR="00091CAC">
        <w:rPr>
          <w:rFonts w:ascii="Merriweather" w:eastAsia="Merriweather" w:hAnsi="Merriweather" w:cs="Merriweather"/>
          <w:color w:val="666666"/>
          <w:sz w:val="18"/>
          <w:szCs w:val="18"/>
        </w:rPr>
        <w:t xml:space="preserve">I am an avid tennis and squash player. </w:t>
      </w:r>
      <w:r w:rsidR="00DC35E0">
        <w:rPr>
          <w:rFonts w:ascii="Merriweather" w:eastAsia="Merriweather" w:hAnsi="Merriweather" w:cs="Merriweather"/>
          <w:color w:val="666666"/>
          <w:sz w:val="18"/>
          <w:szCs w:val="18"/>
        </w:rPr>
        <w:t xml:space="preserve">I enjoy a lot of modern fiction. </w:t>
      </w:r>
    </w:p>
    <w:p w14:paraId="11135185" w14:textId="77777777" w:rsidR="00B10AA4" w:rsidRDefault="00B10AA4" w:rsidP="0008214C">
      <w:pPr>
        <w:rPr>
          <w:rFonts w:ascii="Arial" w:hAnsi="Arial"/>
        </w:rPr>
      </w:pPr>
    </w:p>
    <w:p w14:paraId="13775E97" w14:textId="77777777" w:rsidR="0008214C" w:rsidRPr="00B31FC2" w:rsidRDefault="0008214C" w:rsidP="0008214C">
      <w:pPr>
        <w:rPr>
          <w:rFonts w:ascii="Arial" w:hAnsi="Arial"/>
        </w:rPr>
      </w:pPr>
    </w:p>
    <w:p w14:paraId="65748B1D" w14:textId="77777777" w:rsidR="0008214C" w:rsidRPr="00711904" w:rsidRDefault="0008214C" w:rsidP="0008214C">
      <w:pPr>
        <w:rPr>
          <w:rFonts w:ascii="Arial" w:hAnsi="Arial"/>
        </w:rPr>
      </w:pPr>
    </w:p>
    <w:p w14:paraId="4309C395" w14:textId="77777777" w:rsidR="0008214C" w:rsidRPr="00D752D4" w:rsidRDefault="0008214C" w:rsidP="0008214C">
      <w:pPr>
        <w:rPr>
          <w:rFonts w:ascii="Arial" w:hAnsi="Arial"/>
        </w:rPr>
      </w:pPr>
    </w:p>
    <w:p w14:paraId="68A1021E" w14:textId="77777777" w:rsidR="0008214C" w:rsidRPr="00D752D4" w:rsidRDefault="0008214C" w:rsidP="0008214C">
      <w:pPr>
        <w:rPr>
          <w:rFonts w:ascii="Arial" w:hAnsi="Arial"/>
        </w:rPr>
      </w:pPr>
    </w:p>
    <w:p w14:paraId="03DB34AF" w14:textId="77777777" w:rsidR="0008214C" w:rsidRDefault="0008214C" w:rsidP="0008214C">
      <w:pPr>
        <w:rPr>
          <w:rFonts w:ascii="Arial" w:hAnsi="Arial"/>
        </w:rPr>
      </w:pPr>
    </w:p>
    <w:p w14:paraId="0B80D3C0" w14:textId="77777777" w:rsidR="0008214C" w:rsidRDefault="0008214C" w:rsidP="0008214C">
      <w:pPr>
        <w:rPr>
          <w:rFonts w:ascii="Arial" w:hAnsi="Arial"/>
        </w:rPr>
      </w:pPr>
      <w:r>
        <w:rPr>
          <w:rFonts w:ascii="Arial" w:hAnsi="Arial"/>
        </w:rPr>
        <w:tab/>
      </w:r>
    </w:p>
    <w:p w14:paraId="68482CBD" w14:textId="77777777" w:rsidR="0008214C" w:rsidRPr="009D2680" w:rsidRDefault="0008214C" w:rsidP="0008214C">
      <w:pPr>
        <w:rPr>
          <w:rFonts w:ascii="Arial" w:hAnsi="Arial"/>
          <w:b/>
          <w:szCs w:val="26"/>
          <w:lang w:val="en-US"/>
        </w:rPr>
      </w:pPr>
      <w:r w:rsidRPr="00B31FC2">
        <w:rPr>
          <w:rFonts w:ascii="Arial" w:hAnsi="Arial"/>
        </w:rPr>
        <w:br w:type="page"/>
      </w:r>
      <w:r w:rsidRPr="009D2680">
        <w:rPr>
          <w:rFonts w:ascii="Arial" w:hAnsi="Arial"/>
          <w:b/>
          <w:szCs w:val="26"/>
          <w:lang w:val="en-US"/>
        </w:rPr>
        <w:lastRenderedPageBreak/>
        <w:t>PROJECT</w:t>
      </w:r>
    </w:p>
    <w:p w14:paraId="33E92D25" w14:textId="77777777" w:rsidR="0008214C" w:rsidRPr="00A27D55" w:rsidRDefault="0008214C" w:rsidP="0008214C">
      <w:pPr>
        <w:rPr>
          <w:rFonts w:ascii="Arial" w:hAnsi="Arial"/>
          <w:b/>
          <w:szCs w:val="26"/>
          <w:lang w:val="en-US"/>
        </w:rPr>
      </w:pPr>
    </w:p>
    <w:p w14:paraId="1375C028" w14:textId="4F6BFB7C" w:rsidR="0008214C" w:rsidRPr="00A27D55" w:rsidRDefault="0008214C" w:rsidP="0008214C">
      <w:pPr>
        <w:widowControl w:val="0"/>
        <w:autoSpaceDE w:val="0"/>
        <w:autoSpaceDN w:val="0"/>
        <w:adjustRightInd w:val="0"/>
        <w:rPr>
          <w:rFonts w:ascii="Arial" w:hAnsi="Arial"/>
          <w:szCs w:val="26"/>
          <w:lang w:val="en-US"/>
        </w:rPr>
      </w:pPr>
      <w:r w:rsidRPr="00A27D55">
        <w:rPr>
          <w:rFonts w:ascii="Arial" w:hAnsi="Arial"/>
          <w:b/>
          <w:szCs w:val="26"/>
          <w:lang w:val="en-US"/>
        </w:rPr>
        <w:t>a) Project Title</w:t>
      </w:r>
      <w:r w:rsidR="003D3EDE">
        <w:rPr>
          <w:rFonts w:ascii="Arial" w:hAnsi="Arial"/>
          <w:b/>
          <w:szCs w:val="26"/>
          <w:lang w:val="en-US"/>
        </w:rPr>
        <w:t>:</w:t>
      </w:r>
      <w:r>
        <w:rPr>
          <w:rFonts w:ascii="Arial" w:hAnsi="Arial"/>
          <w:b/>
          <w:szCs w:val="26"/>
          <w:lang w:val="en-US"/>
        </w:rPr>
        <w:t xml:space="preserve"> </w:t>
      </w:r>
      <w:r w:rsidR="003D3EDE" w:rsidRPr="003D3EDE">
        <w:t>Computing the evolutionary dynamics of somatic mutation in aging</w:t>
      </w:r>
    </w:p>
    <w:p w14:paraId="27597E99" w14:textId="77777777" w:rsidR="0008214C" w:rsidRPr="00A27D55" w:rsidRDefault="0008214C" w:rsidP="0008214C">
      <w:pPr>
        <w:rPr>
          <w:rFonts w:ascii="Arial" w:hAnsi="Arial"/>
        </w:rPr>
      </w:pPr>
    </w:p>
    <w:p w14:paraId="2F5A72AC" w14:textId="364293A3" w:rsidR="0008214C" w:rsidRPr="00A27D55" w:rsidRDefault="0008214C" w:rsidP="0008214C">
      <w:pPr>
        <w:widowControl w:val="0"/>
        <w:autoSpaceDE w:val="0"/>
        <w:autoSpaceDN w:val="0"/>
        <w:adjustRightInd w:val="0"/>
        <w:rPr>
          <w:rFonts w:ascii="Arial" w:hAnsi="Arial"/>
          <w:b/>
          <w:szCs w:val="26"/>
          <w:lang w:val="en-US"/>
        </w:rPr>
      </w:pPr>
      <w:r w:rsidRPr="00A27D55">
        <w:rPr>
          <w:rFonts w:ascii="Arial" w:hAnsi="Arial"/>
          <w:b/>
          <w:szCs w:val="26"/>
          <w:lang w:val="en-US"/>
        </w:rPr>
        <w:t>b) Total Support Requested (£):</w:t>
      </w:r>
      <w:r w:rsidR="003D3EDE">
        <w:rPr>
          <w:rFonts w:ascii="Arial" w:hAnsi="Arial"/>
          <w:b/>
          <w:szCs w:val="26"/>
          <w:lang w:val="en-US"/>
        </w:rPr>
        <w:t xml:space="preserve"> </w:t>
      </w:r>
    </w:p>
    <w:p w14:paraId="3BEE0813" w14:textId="77777777" w:rsidR="009D2680" w:rsidRDefault="009D2680" w:rsidP="009D2680">
      <w:pPr>
        <w:widowControl w:val="0"/>
        <w:autoSpaceDE w:val="0"/>
        <w:autoSpaceDN w:val="0"/>
        <w:adjustRightInd w:val="0"/>
        <w:spacing w:line="276" w:lineRule="auto"/>
        <w:rPr>
          <w:rFonts w:ascii="Arial" w:hAnsi="Arial"/>
          <w:szCs w:val="26"/>
          <w:lang w:val="en-US"/>
        </w:rPr>
      </w:pPr>
    </w:p>
    <w:p w14:paraId="35B8A7B4" w14:textId="4ED71FBB" w:rsidR="0008214C" w:rsidRPr="00392188" w:rsidRDefault="00236222" w:rsidP="009D2680">
      <w:pPr>
        <w:widowControl w:val="0"/>
        <w:autoSpaceDE w:val="0"/>
        <w:autoSpaceDN w:val="0"/>
        <w:adjustRightInd w:val="0"/>
        <w:spacing w:line="276" w:lineRule="auto"/>
        <w:rPr>
          <w:rFonts w:ascii="Arial" w:hAnsi="Arial"/>
          <w:szCs w:val="26"/>
          <w:lang w:val="en-US"/>
        </w:rPr>
      </w:pPr>
      <w:r>
        <w:rPr>
          <w:rFonts w:ascii="Arial" w:hAnsi="Arial"/>
          <w:szCs w:val="26"/>
          <w:lang w:val="en-US"/>
        </w:rPr>
        <w:t>6</w:t>
      </w:r>
      <w:r w:rsidR="0008214C" w:rsidRPr="00392188">
        <w:rPr>
          <w:rFonts w:ascii="Arial" w:hAnsi="Arial"/>
          <w:szCs w:val="26"/>
          <w:lang w:val="en-US"/>
        </w:rPr>
        <w:t xml:space="preserve"> weeks; £</w:t>
      </w:r>
      <w:r>
        <w:rPr>
          <w:rFonts w:ascii="Arial" w:hAnsi="Arial"/>
          <w:szCs w:val="26"/>
          <w:lang w:val="en-US"/>
        </w:rPr>
        <w:t>508.40</w:t>
      </w:r>
      <w:r w:rsidR="00F67C14">
        <w:rPr>
          <w:rFonts w:ascii="Arial" w:hAnsi="Arial"/>
          <w:szCs w:val="26"/>
          <w:lang w:val="en-US"/>
        </w:rPr>
        <w:t>/week</w:t>
      </w:r>
    </w:p>
    <w:p w14:paraId="7D5BE123" w14:textId="77777777" w:rsidR="00CC7A0C" w:rsidRPr="00A27D55" w:rsidRDefault="00CC7A0C" w:rsidP="0008214C">
      <w:pPr>
        <w:widowControl w:val="0"/>
        <w:autoSpaceDE w:val="0"/>
        <w:autoSpaceDN w:val="0"/>
        <w:adjustRightInd w:val="0"/>
        <w:rPr>
          <w:rFonts w:ascii="Arial" w:hAnsi="Arial"/>
          <w:b/>
          <w:szCs w:val="26"/>
          <w:lang w:val="en-US"/>
        </w:rPr>
      </w:pPr>
    </w:p>
    <w:p w14:paraId="48D8E464" w14:textId="77777777" w:rsidR="0008214C" w:rsidRPr="00A27D55" w:rsidRDefault="0008214C" w:rsidP="0008214C">
      <w:pPr>
        <w:widowControl w:val="0"/>
        <w:autoSpaceDE w:val="0"/>
        <w:autoSpaceDN w:val="0"/>
        <w:adjustRightInd w:val="0"/>
        <w:rPr>
          <w:rFonts w:ascii="Arial" w:hAnsi="Arial"/>
          <w:szCs w:val="26"/>
          <w:lang w:val="en-US"/>
        </w:rPr>
      </w:pPr>
      <w:r w:rsidRPr="00A27D55">
        <w:rPr>
          <w:rFonts w:ascii="Arial" w:hAnsi="Arial"/>
          <w:b/>
          <w:szCs w:val="26"/>
          <w:lang w:val="en-US"/>
        </w:rPr>
        <w:t xml:space="preserve">c) Project Description: </w:t>
      </w:r>
      <w:r w:rsidRPr="00A27D55">
        <w:rPr>
          <w:rFonts w:ascii="Arial" w:hAnsi="Arial"/>
          <w:szCs w:val="26"/>
          <w:lang w:val="en-US"/>
        </w:rPr>
        <w:t>(</w:t>
      </w:r>
      <w:r w:rsidRPr="009D2680">
        <w:rPr>
          <w:rFonts w:ascii="Arial" w:hAnsi="Arial"/>
          <w:szCs w:val="26"/>
          <w:lang w:val="en-US"/>
        </w:rPr>
        <w:t>max 700 words + ½ page figure including legend</w:t>
      </w:r>
      <w:r w:rsidRPr="00A27D55">
        <w:rPr>
          <w:rFonts w:ascii="Arial" w:hAnsi="Arial"/>
          <w:szCs w:val="26"/>
          <w:lang w:val="en-US"/>
        </w:rPr>
        <w:t>)</w:t>
      </w:r>
    </w:p>
    <w:p w14:paraId="43BEA0BA" w14:textId="77777777" w:rsidR="00CC7A0C" w:rsidRPr="009D2680" w:rsidRDefault="00CC7A0C" w:rsidP="0008214C">
      <w:pPr>
        <w:pStyle w:val="BodyText"/>
        <w:shd w:val="clear" w:color="auto" w:fill="FFFFFF"/>
        <w:rPr>
          <w:rFonts w:ascii="Arial" w:hAnsi="Arial" w:cs="Arial"/>
          <w:i w:val="0"/>
          <w:iCs/>
          <w:szCs w:val="24"/>
        </w:rPr>
      </w:pPr>
    </w:p>
    <w:p w14:paraId="0328D598" w14:textId="77777777" w:rsidR="0008214C" w:rsidRPr="009D2680" w:rsidRDefault="009D2680" w:rsidP="009D2680">
      <w:pPr>
        <w:pStyle w:val="BodyText"/>
        <w:shd w:val="clear" w:color="auto" w:fill="FFFFFF"/>
        <w:spacing w:line="276" w:lineRule="auto"/>
        <w:rPr>
          <w:rFonts w:ascii="Arial" w:hAnsi="Arial" w:cs="Arial"/>
          <w:i w:val="0"/>
          <w:iCs/>
          <w:szCs w:val="24"/>
        </w:rPr>
      </w:pPr>
      <w:r w:rsidRPr="009D2680">
        <w:rPr>
          <w:rFonts w:ascii="Arial" w:hAnsi="Arial" w:cs="Arial"/>
          <w:i w:val="0"/>
          <w:iCs/>
          <w:szCs w:val="24"/>
        </w:rPr>
        <w:t>C</w:t>
      </w:r>
      <w:r w:rsidR="0008214C" w:rsidRPr="009D2680">
        <w:rPr>
          <w:rFonts w:ascii="Arial" w:hAnsi="Arial" w:cs="Arial"/>
          <w:i w:val="0"/>
          <w:iCs/>
          <w:szCs w:val="24"/>
        </w:rPr>
        <w:t>ontinuation of undergraduate projects will not be considered.</w:t>
      </w:r>
    </w:p>
    <w:p w14:paraId="5096C969" w14:textId="77777777" w:rsidR="0008214C" w:rsidRDefault="0008214C" w:rsidP="009D2680">
      <w:pPr>
        <w:pStyle w:val="BodyText"/>
        <w:shd w:val="clear" w:color="auto" w:fill="FFFFFF"/>
        <w:spacing w:line="276" w:lineRule="auto"/>
        <w:rPr>
          <w:rFonts w:ascii="Arial" w:hAnsi="Arial"/>
          <w:i w:val="0"/>
        </w:rPr>
      </w:pPr>
      <w:r w:rsidRPr="00A27D55">
        <w:rPr>
          <w:rFonts w:ascii="Arial" w:hAnsi="Arial"/>
          <w:i w:val="0"/>
          <w:szCs w:val="26"/>
          <w:lang w:val="en-US"/>
        </w:rPr>
        <w:t>Provide a brief description of the proposed research project</w:t>
      </w:r>
      <w:r>
        <w:rPr>
          <w:rFonts w:ascii="Arial" w:hAnsi="Arial"/>
          <w:i w:val="0"/>
          <w:szCs w:val="26"/>
          <w:lang w:val="en-US"/>
        </w:rPr>
        <w:t xml:space="preserve">: </w:t>
      </w:r>
      <w:r w:rsidRPr="00A27D55">
        <w:rPr>
          <w:rFonts w:ascii="Arial" w:hAnsi="Arial"/>
          <w:i w:val="0"/>
        </w:rPr>
        <w:t>background, the research question</w:t>
      </w:r>
      <w:r>
        <w:rPr>
          <w:rFonts w:ascii="Arial" w:hAnsi="Arial"/>
          <w:i w:val="0"/>
        </w:rPr>
        <w:t>,</w:t>
      </w:r>
      <w:r w:rsidRPr="00A27D55">
        <w:rPr>
          <w:rFonts w:ascii="Arial" w:hAnsi="Arial"/>
          <w:i w:val="0"/>
        </w:rPr>
        <w:t xml:space="preserve"> methods</w:t>
      </w:r>
      <w:r>
        <w:rPr>
          <w:rFonts w:ascii="Arial" w:hAnsi="Arial"/>
          <w:i w:val="0"/>
        </w:rPr>
        <w:t>, a brief</w:t>
      </w:r>
      <w:r w:rsidRPr="00A27D55">
        <w:rPr>
          <w:rFonts w:ascii="Arial" w:hAnsi="Arial"/>
          <w:i w:val="0"/>
        </w:rPr>
        <w:t xml:space="preserve"> time line</w:t>
      </w:r>
      <w:r>
        <w:rPr>
          <w:rFonts w:ascii="Arial" w:hAnsi="Arial"/>
          <w:i w:val="0"/>
        </w:rPr>
        <w:t xml:space="preserve"> and provision for day to day supervision.</w:t>
      </w:r>
    </w:p>
    <w:p w14:paraId="43B9ACE5" w14:textId="77777777" w:rsidR="0008214C" w:rsidRDefault="0008214C" w:rsidP="0008214C">
      <w:pPr>
        <w:pStyle w:val="BodyText"/>
        <w:shd w:val="clear" w:color="auto" w:fill="FFFFFF"/>
        <w:rPr>
          <w:rFonts w:ascii="Arial" w:hAnsi="Arial"/>
          <w:i w:val="0"/>
        </w:rPr>
      </w:pPr>
    </w:p>
    <w:p w14:paraId="452A9F50" w14:textId="77777777" w:rsidR="0008214C" w:rsidRDefault="0008214C" w:rsidP="0008214C">
      <w:pPr>
        <w:pStyle w:val="BodyText"/>
        <w:shd w:val="clear" w:color="auto" w:fill="FFFFFF"/>
        <w:rPr>
          <w:rFonts w:ascii="Arial" w:hAnsi="Arial" w:cs="Arial"/>
          <w:b/>
          <w:bCs/>
          <w:sz w:val="20"/>
        </w:rPr>
      </w:pPr>
    </w:p>
    <w:p w14:paraId="0F2E9CE7" w14:textId="77777777" w:rsidR="0008214C" w:rsidRPr="00A27D55" w:rsidRDefault="0008214C" w:rsidP="0008214C">
      <w:pPr>
        <w:pStyle w:val="BodyText"/>
        <w:shd w:val="clear" w:color="auto" w:fill="FFFFFF"/>
        <w:rPr>
          <w:rFonts w:ascii="Arial" w:hAnsi="Arial"/>
          <w:szCs w:val="26"/>
          <w:lang w:val="en-US"/>
        </w:rPr>
      </w:pPr>
    </w:p>
    <w:p w14:paraId="0A45FF6C" w14:textId="56C866CF" w:rsidR="0008214C" w:rsidRDefault="00994C0A" w:rsidP="0008214C">
      <w:pPr>
        <w:widowControl w:val="0"/>
        <w:autoSpaceDE w:val="0"/>
        <w:autoSpaceDN w:val="0"/>
        <w:adjustRightInd w:val="0"/>
        <w:rPr>
          <w:rFonts w:ascii="Arial" w:hAnsi="Arial"/>
          <w:b/>
        </w:rPr>
      </w:pPr>
      <w:r>
        <w:rPr>
          <w:rFonts w:ascii="Arial" w:hAnsi="Arial"/>
          <w:b/>
        </w:rPr>
        <w:t>Background</w:t>
      </w:r>
    </w:p>
    <w:p w14:paraId="2D11F211" w14:textId="77777777" w:rsidR="00994C0A" w:rsidRDefault="00994C0A" w:rsidP="0008214C">
      <w:pPr>
        <w:widowControl w:val="0"/>
        <w:autoSpaceDE w:val="0"/>
        <w:autoSpaceDN w:val="0"/>
        <w:adjustRightInd w:val="0"/>
        <w:rPr>
          <w:rFonts w:ascii="Arial" w:hAnsi="Arial"/>
          <w:b/>
        </w:rPr>
      </w:pPr>
    </w:p>
    <w:p w14:paraId="515293ED" w14:textId="1CE230EE" w:rsidR="00EF5149" w:rsidRDefault="2FCA1782" w:rsidP="459F1D63">
      <w:pPr>
        <w:widowControl w:val="0"/>
        <w:autoSpaceDE w:val="0"/>
        <w:autoSpaceDN w:val="0"/>
        <w:adjustRightInd w:val="0"/>
        <w:rPr>
          <w:rFonts w:ascii="Arial" w:hAnsi="Arial"/>
        </w:rPr>
      </w:pPr>
      <w:r w:rsidRPr="2FCA1782">
        <w:rPr>
          <w:rFonts w:ascii="Arial" w:hAnsi="Arial"/>
        </w:rPr>
        <w:t xml:space="preserve">As we age, cells in our body accumulate mutations. Mutated clones spread in the tissue through fitness advantages, creating an evolutionary process over an individuals lifetime and leading to aged tissues being a mosaic of different clones. This mosacity does not diretcly lead to cancer, but the diverse tissue potentially contains the initiating cells of many cancers. </w:t>
      </w:r>
      <w:del w:id="15" w:author="Guest User" w:date="2026-03-09T11:01:00Z" w16du:dateUtc="2026-03-09T11:01:58Z">
        <w:r w:rsidR="459F1D63" w:rsidRPr="2FCA1782" w:rsidDel="2FCA1782">
          <w:rPr>
            <w:rFonts w:ascii="Arial" w:hAnsi="Arial"/>
          </w:rPr>
          <w:delText xml:space="preserve">Through </w:delText>
        </w:r>
      </w:del>
      <w:r w:rsidR="008E331B">
        <w:rPr>
          <w:rFonts w:ascii="Arial" w:hAnsi="Arial"/>
        </w:rPr>
        <w:t>C</w:t>
      </w:r>
      <w:del w:id="16" w:author="Guest User" w:date="2026-03-09T11:02:00Z" w16du:dateUtc="2026-03-09T11:02:01Z">
        <w:r w:rsidR="459F1D63" w:rsidRPr="2FCA1782" w:rsidDel="2FCA1782">
          <w:rPr>
            <w:rFonts w:ascii="Arial" w:hAnsi="Arial"/>
          </w:rPr>
          <w:delText>c</w:delText>
        </w:r>
      </w:del>
      <w:r w:rsidRPr="2FCA1782">
        <w:rPr>
          <w:rFonts w:ascii="Arial" w:hAnsi="Arial"/>
        </w:rPr>
        <w:t>omputational modelling</w:t>
      </w:r>
      <w:ins w:id="17" w:author="Guest User" w:date="2026-03-09T11:02:00Z" w16du:dateUtc="2026-03-09T11:02:08Z">
        <w:r w:rsidRPr="2FCA1782">
          <w:rPr>
            <w:rFonts w:ascii="Arial" w:hAnsi="Arial"/>
          </w:rPr>
          <w:t xml:space="preserve"> </w:t>
        </w:r>
      </w:ins>
      <w:del w:id="18" w:author="Guest User" w:date="2026-03-09T11:02:00Z" w16du:dateUtc="2026-03-09T11:02:14Z">
        <w:r w:rsidR="459F1D63" w:rsidRPr="2FCA1782" w:rsidDel="2FCA1782">
          <w:rPr>
            <w:rFonts w:ascii="Arial" w:hAnsi="Arial"/>
          </w:rPr>
          <w:delText>, the current research being undertaken involves examines</w:delText>
        </w:r>
      </w:del>
      <w:r w:rsidRPr="2FCA1782">
        <w:rPr>
          <w:rFonts w:ascii="Arial" w:hAnsi="Arial"/>
        </w:rPr>
        <w:t>allows us to explore</w:t>
      </w:r>
      <w:r w:rsidRPr="2FCA1782">
        <w:rPr>
          <w:rFonts w:ascii="Arial" w:hAnsi="Arial"/>
        </w:rPr>
        <w:t xml:space="preserve"> how mutations accumulate in tissues over time and how mutated cells compete with cells</w:t>
      </w:r>
      <w:r w:rsidRPr="2FCA1782">
        <w:rPr>
          <w:rFonts w:ascii="Arial" w:hAnsi="Arial"/>
        </w:rPr>
        <w:t>, and compare this with available sequencing data</w:t>
      </w:r>
      <w:r w:rsidRPr="2FCA1782">
        <w:rPr>
          <w:rFonts w:ascii="Arial" w:hAnsi="Arial"/>
        </w:rPr>
        <w:t xml:space="preserve">. </w:t>
      </w:r>
      <w:r w:rsidRPr="2FCA1782">
        <w:rPr>
          <w:rFonts w:ascii="Arial" w:hAnsi="Arial"/>
        </w:rPr>
        <w:t xml:space="preserve">We can observe </w:t>
      </w:r>
      <w:del w:id="19" w:author="Guest User" w:date="2026-03-09T11:04:00Z" w16du:dateUtc="2026-03-09T11:04:08Z">
        <w:r w:rsidR="459F1D63" w:rsidRPr="2FCA1782" w:rsidDel="2FCA1782">
          <w:rPr>
            <w:rFonts w:ascii="Arial" w:hAnsi="Arial"/>
          </w:rPr>
          <w:delText xml:space="preserve">The code models </w:delText>
        </w:r>
      </w:del>
      <w:r w:rsidRPr="2FCA1782">
        <w:rPr>
          <w:rFonts w:ascii="Arial" w:hAnsi="Arial"/>
        </w:rPr>
        <w:t>how</w:t>
      </w:r>
      <w:r w:rsidRPr="2FCA1782">
        <w:rPr>
          <w:rFonts w:ascii="Arial" w:hAnsi="Arial"/>
        </w:rPr>
        <w:t xml:space="preserve"> different</w:t>
      </w:r>
      <w:r w:rsidRPr="2FCA1782">
        <w:rPr>
          <w:rFonts w:ascii="Arial" w:hAnsi="Arial"/>
        </w:rPr>
        <w:t xml:space="preserve"> mutant cell clones compete in tissues over time, tracking their fitness as well as which clones grow and shrink. </w:t>
      </w:r>
      <w:r w:rsidRPr="2FCA1782">
        <w:rPr>
          <w:rFonts w:ascii="Arial" w:hAnsi="Arial"/>
        </w:rPr>
        <w:t>In turn, t</w:t>
      </w:r>
      <w:del w:id="20" w:author="Guest User" w:date="2026-03-09T11:04:00Z" w16du:dateUtc="2026-03-09T11:04:24Z">
        <w:r w:rsidR="459F1D63" w:rsidRPr="2FCA1782" w:rsidDel="2FCA1782">
          <w:rPr>
            <w:rFonts w:ascii="Arial" w:hAnsi="Arial"/>
          </w:rPr>
          <w:delText>T</w:delText>
        </w:r>
      </w:del>
      <w:r w:rsidRPr="2FCA1782">
        <w:rPr>
          <w:rFonts w:ascii="Arial" w:hAnsi="Arial"/>
        </w:rPr>
        <w:t xml:space="preserve">his helps to model and understand cancer development in ageing tissues. </w:t>
      </w:r>
    </w:p>
    <w:p w14:paraId="61222109" w14:textId="77777777" w:rsidR="00920F5A" w:rsidRPr="002B7523" w:rsidRDefault="00920F5A" w:rsidP="00EF5149">
      <w:pPr>
        <w:widowControl w:val="0"/>
        <w:autoSpaceDE w:val="0"/>
        <w:autoSpaceDN w:val="0"/>
        <w:adjustRightInd w:val="0"/>
        <w:rPr>
          <w:rFonts w:ascii="Arial" w:hAnsi="Arial"/>
          <w:bCs/>
        </w:rPr>
      </w:pPr>
    </w:p>
    <w:p w14:paraId="229B5B8D" w14:textId="2446D558" w:rsidR="00443951" w:rsidRDefault="459F1D63" w:rsidP="459F1D63">
      <w:pPr>
        <w:widowControl w:val="0"/>
        <w:autoSpaceDE w:val="0"/>
        <w:autoSpaceDN w:val="0"/>
        <w:adjustRightInd w:val="0"/>
        <w:rPr>
          <w:rFonts w:ascii="Arial" w:hAnsi="Arial"/>
        </w:rPr>
      </w:pPr>
      <w:r w:rsidRPr="459F1D63">
        <w:rPr>
          <w:rFonts w:ascii="Arial" w:hAnsi="Arial"/>
        </w:rPr>
        <w:t xml:space="preserve">Existing software in the Hall group has been used to model clonal competition. </w:t>
      </w:r>
      <w:del w:id="21" w:author="Guest User" w:date="2026-03-09T11:14:00Z" w16du:dateUtc="2026-03-09T11:14:39Z">
        <w:r w:rsidR="00EF5149" w:rsidRPr="459F1D63" w:rsidDel="459F1D63">
          <w:rPr>
            <w:rFonts w:ascii="Arial" w:hAnsi="Arial"/>
          </w:rPr>
          <w:delText>There is python code on how to model this which currently conveys that</w:delText>
        </w:r>
      </w:del>
      <w:r w:rsidRPr="459F1D63">
        <w:rPr>
          <w:rFonts w:ascii="Arial" w:hAnsi="Arial"/>
        </w:rPr>
        <w:t>This software however has been developed for simple models of gene interactions in determining fitness</w:t>
      </w:r>
      <w:r w:rsidRPr="459F1D63">
        <w:rPr>
          <w:rFonts w:ascii="Arial" w:hAnsi="Arial"/>
        </w:rPr>
        <w:t>:</w:t>
      </w:r>
    </w:p>
    <w:p w14:paraId="20AE0692" w14:textId="77777777" w:rsidR="0037645D" w:rsidRDefault="0037645D" w:rsidP="0008214C">
      <w:pPr>
        <w:widowControl w:val="0"/>
        <w:autoSpaceDE w:val="0"/>
        <w:autoSpaceDN w:val="0"/>
        <w:adjustRightInd w:val="0"/>
        <w:rPr>
          <w:rFonts w:ascii="Arial" w:hAnsi="Arial"/>
          <w:bCs/>
        </w:rPr>
      </w:pPr>
    </w:p>
    <w:p w14:paraId="2F44D625" w14:textId="054189ED" w:rsidR="0037645D" w:rsidRPr="00EF5149" w:rsidRDefault="459F1D63" w:rsidP="459F1D63">
      <w:pPr>
        <w:numPr>
          <w:ilvl w:val="0"/>
          <w:numId w:val="8"/>
        </w:numPr>
        <w:rPr>
          <w:del w:id="22" w:author="Guest User" w:date="2026-03-09T11:15:00Z" w16du:dateUtc="2026-03-09T11:15:35Z"/>
          <w:rFonts w:ascii="Arial" w:hAnsi="Arial"/>
        </w:rPr>
      </w:pPr>
      <w:r w:rsidRPr="459F1D63">
        <w:rPr>
          <w:rFonts w:ascii="Arial" w:hAnsi="Arial"/>
        </w:rPr>
        <w:t xml:space="preserve">Fitness is genotype-based. The genotype that each cell has determines a fixed fitness value. </w:t>
      </w:r>
    </w:p>
    <w:p w14:paraId="08545D1F" w14:textId="77777777" w:rsidR="0037645D" w:rsidRPr="00EF5149" w:rsidRDefault="0037645D" w:rsidP="0037645D">
      <w:pPr>
        <w:rPr>
          <w:rFonts w:ascii="Arial" w:hAnsi="Arial"/>
          <w:bCs/>
        </w:rPr>
      </w:pPr>
    </w:p>
    <w:p w14:paraId="0381CCCC" w14:textId="746A5D32" w:rsidR="00E43F2F" w:rsidRPr="00E43F2F" w:rsidRDefault="459F1D63" w:rsidP="459F1D63">
      <w:pPr>
        <w:widowControl w:val="0"/>
        <w:numPr>
          <w:ilvl w:val="0"/>
          <w:numId w:val="8"/>
        </w:numPr>
        <w:autoSpaceDE w:val="0"/>
        <w:autoSpaceDN w:val="0"/>
        <w:adjustRightInd w:val="0"/>
        <w:rPr>
          <w:del w:id="23" w:author="Guest User" w:date="2026-03-09T11:15:00Z" w16du:dateUtc="2026-03-09T11:15:41Z"/>
          <w:rFonts w:ascii="Arial" w:hAnsi="Arial"/>
        </w:rPr>
      </w:pPr>
      <w:r w:rsidRPr="459F1D63">
        <w:rPr>
          <w:rFonts w:ascii="Arial" w:hAnsi="Arial"/>
        </w:rPr>
        <w:t xml:space="preserve">Fitness is inherited: When a cell divides, the daughter cell inherits the parent's genotype.  </w:t>
      </w:r>
    </w:p>
    <w:p w14:paraId="259A7020" w14:textId="77777777" w:rsidR="00E43F2F" w:rsidRPr="00EF5149" w:rsidRDefault="00E43F2F">
      <w:pPr>
        <w:rPr>
          <w:rFonts w:ascii="Arial" w:hAnsi="Arial"/>
        </w:rPr>
        <w:pPrChange w:id="24" w:author="Guest User" w:date="2026-03-09T11:15:00Z">
          <w:pPr>
            <w:pStyle w:val="ListParagraph"/>
            <w:ind w:left="0"/>
          </w:pPr>
        </w:pPrChange>
      </w:pPr>
    </w:p>
    <w:p w14:paraId="3B489BA5" w14:textId="1EFFAB4F" w:rsidR="0037645D" w:rsidRPr="00E43F2F" w:rsidRDefault="0037645D" w:rsidP="009D53D4">
      <w:pPr>
        <w:widowControl w:val="0"/>
        <w:numPr>
          <w:ilvl w:val="0"/>
          <w:numId w:val="8"/>
        </w:numPr>
        <w:autoSpaceDE w:val="0"/>
        <w:autoSpaceDN w:val="0"/>
        <w:adjustRightInd w:val="0"/>
        <w:rPr>
          <w:rFonts w:ascii="Arial" w:hAnsi="Arial"/>
          <w:bCs/>
        </w:rPr>
      </w:pPr>
      <w:r w:rsidRPr="00EF5149">
        <w:rPr>
          <w:rFonts w:ascii="Arial" w:hAnsi="Arial"/>
        </w:rPr>
        <w:t>Competition uses comparison</w:t>
      </w:r>
      <w:r w:rsidR="00EF5149" w:rsidRPr="00EF5149">
        <w:rPr>
          <w:rFonts w:ascii="Arial" w:hAnsi="Arial"/>
        </w:rPr>
        <w:t xml:space="preserve"> between fitness</w:t>
      </w:r>
      <w:r w:rsidRPr="00EF5149">
        <w:rPr>
          <w:rFonts w:ascii="Arial" w:hAnsi="Arial"/>
          <w:bCs/>
        </w:rPr>
        <w:t>: When deciding which cell wins</w:t>
      </w:r>
      <w:r w:rsidR="00EF5149">
        <w:rPr>
          <w:rFonts w:ascii="Arial" w:hAnsi="Arial"/>
          <w:bCs/>
        </w:rPr>
        <w:t xml:space="preserve">, </w:t>
      </w:r>
      <w:r w:rsidRPr="00EF5149">
        <w:rPr>
          <w:rFonts w:ascii="Arial" w:hAnsi="Arial"/>
          <w:bCs/>
        </w:rPr>
        <w:t>cells with higher fitness have better odds</w:t>
      </w:r>
    </w:p>
    <w:p w14:paraId="4309CE0C" w14:textId="77777777" w:rsidR="00443951" w:rsidRDefault="00443951" w:rsidP="0008214C">
      <w:pPr>
        <w:widowControl w:val="0"/>
        <w:autoSpaceDE w:val="0"/>
        <w:autoSpaceDN w:val="0"/>
        <w:adjustRightInd w:val="0"/>
        <w:rPr>
          <w:rFonts w:ascii="Arial" w:hAnsi="Arial"/>
          <w:bCs/>
        </w:rPr>
      </w:pPr>
    </w:p>
    <w:p w14:paraId="4F96CF0F" w14:textId="006ABB10" w:rsidR="00EF5149" w:rsidRDefault="459F1D63" w:rsidP="459F1D63">
      <w:pPr>
        <w:widowControl w:val="0"/>
        <w:autoSpaceDE w:val="0"/>
        <w:autoSpaceDN w:val="0"/>
        <w:adjustRightInd w:val="0"/>
        <w:rPr>
          <w:rFonts w:ascii="Arial" w:hAnsi="Arial"/>
        </w:rPr>
      </w:pPr>
      <w:r w:rsidRPr="459F1D63">
        <w:rPr>
          <w:rFonts w:ascii="Arial" w:hAnsi="Arial"/>
        </w:rPr>
        <w:t xml:space="preserve">Clonal analysis of data from mouse models indicates that a simple genetic model of P53 clonal growth in epithelial tissues does not recapitulate observed clonal spread, where the apparent fitness advantage declines over time. </w:t>
      </w:r>
      <w:r w:rsidRPr="459F1D63">
        <w:rPr>
          <w:rFonts w:ascii="Arial" w:hAnsi="Arial"/>
        </w:rPr>
        <w:t xml:space="preserve">We </w:t>
      </w:r>
      <w:del w:id="25" w:author="Guest User" w:date="2026-03-09T11:17:00Z" w16du:dateUtc="2026-03-09T11:17:14Z">
        <w:r w:rsidR="00EF5149" w:rsidRPr="459F1D63" w:rsidDel="459F1D63">
          <w:rPr>
            <w:rFonts w:ascii="Arial" w:hAnsi="Arial"/>
          </w:rPr>
          <w:delText>want to change</w:delText>
        </w:r>
      </w:del>
      <w:r w:rsidRPr="459F1D63">
        <w:rPr>
          <w:rFonts w:ascii="Arial" w:hAnsi="Arial"/>
        </w:rPr>
        <w:t>propose to extend</w:t>
      </w:r>
      <w:r w:rsidRPr="459F1D63">
        <w:rPr>
          <w:rFonts w:ascii="Arial" w:hAnsi="Arial"/>
        </w:rPr>
        <w:t xml:space="preserve"> the code so that the fitness of a cell is </w:t>
      </w:r>
      <w:r w:rsidRPr="459F1D63">
        <w:rPr>
          <w:rFonts w:ascii="Arial" w:hAnsi="Arial"/>
        </w:rPr>
        <w:t>responsive</w:t>
      </w:r>
      <w:del w:id="26" w:author="Guest User" w:date="2026-03-09T11:17:00Z" w16du:dateUtc="2026-03-09T11:17:25Z">
        <w:r w:rsidR="00EF5149" w:rsidRPr="459F1D63" w:rsidDel="459F1D63">
          <w:rPr>
            <w:rFonts w:ascii="Arial" w:hAnsi="Arial"/>
          </w:rPr>
          <w:delText>sensitive</w:delText>
        </w:r>
      </w:del>
      <w:r w:rsidRPr="459F1D63">
        <w:rPr>
          <w:rFonts w:ascii="Arial" w:hAnsi="Arial"/>
        </w:rPr>
        <w:t xml:space="preserve"> to its immediate environment. </w:t>
      </w:r>
      <w:r w:rsidRPr="459F1D63">
        <w:rPr>
          <w:rFonts w:ascii="Arial" w:hAnsi="Arial"/>
        </w:rPr>
        <w:t>Our first goal would be to alter</w:t>
      </w:r>
      <w:del w:id="27" w:author="Guest User" w:date="2026-03-09T11:20:00Z" w16du:dateUtc="2026-03-09T11:20:37Z">
        <w:r w:rsidR="00EF5149" w:rsidRPr="459F1D63" w:rsidDel="459F1D63">
          <w:rPr>
            <w:rFonts w:ascii="Arial" w:hAnsi="Arial"/>
          </w:rPr>
          <w:delText>This means that</w:delText>
        </w:r>
      </w:del>
      <w:r w:rsidRPr="459F1D63">
        <w:rPr>
          <w:rFonts w:ascii="Arial" w:hAnsi="Arial"/>
        </w:rPr>
        <w:t xml:space="preserve"> the fitness of a cell a mutant cell replacing an unmutated cell </w:t>
      </w:r>
      <w:del w:id="28" w:author="Guest User" w:date="2026-03-09T11:20:00Z" w16du:dateUtc="2026-03-09T11:20:45Z">
        <w:r w:rsidR="00EF5149" w:rsidRPr="459F1D63" w:rsidDel="459F1D63">
          <w:rPr>
            <w:rFonts w:ascii="Arial" w:hAnsi="Arial"/>
          </w:rPr>
          <w:delText>would have fitness</w:delText>
        </w:r>
      </w:del>
      <w:r w:rsidRPr="459F1D63">
        <w:rPr>
          <w:rFonts w:ascii="Arial" w:hAnsi="Arial"/>
        </w:rPr>
        <w:t xml:space="preserve"> depending on whether the cells adjacent to it were mutated or not. </w:t>
      </w:r>
      <w:r w:rsidRPr="459F1D63">
        <w:rPr>
          <w:rFonts w:ascii="Arial" w:hAnsi="Arial"/>
        </w:rPr>
        <w:t>Once this is complete, we would extend it to allow for the inclusion of other mechanisms for altering fitness, including cycling fitness levels (proposed from models of childhood leukaemogenesis) and more general models of cell-cell signalling. To complete this work I will study the modelling formalisms and the existing code, assisted by local documentation and large language models such as Claude, which are integrated into the precancer group workflows.</w:t>
      </w:r>
    </w:p>
    <w:p w14:paraId="2783E34D" w14:textId="77777777" w:rsidR="00BA0F2D" w:rsidRDefault="00BA0F2D" w:rsidP="0008214C">
      <w:pPr>
        <w:widowControl w:val="0"/>
        <w:autoSpaceDE w:val="0"/>
        <w:autoSpaceDN w:val="0"/>
        <w:adjustRightInd w:val="0"/>
        <w:rPr>
          <w:rFonts w:ascii="Arial" w:hAnsi="Arial"/>
          <w:bCs/>
        </w:rPr>
      </w:pPr>
    </w:p>
    <w:p w14:paraId="78250783" w14:textId="694FA276" w:rsidR="002B7523" w:rsidRDefault="00BA0F2D" w:rsidP="34300EAE">
      <w:pPr>
        <w:widowControl w:val="0"/>
        <w:autoSpaceDE w:val="0"/>
        <w:autoSpaceDN w:val="0"/>
        <w:adjustRightInd w:val="0"/>
        <w:rPr>
          <w:del w:id="29" w:author="Guest User" w:date="2026-03-09T11:23:00Z" w16du:dateUtc="2026-03-09T11:23:55Z"/>
          <w:rFonts w:ascii="Arial" w:hAnsi="Arial"/>
        </w:rPr>
      </w:pPr>
      <w:del w:id="30" w:author="Guest User" w:date="2026-03-09T11:23:00Z" w16du:dateUtc="2026-03-09T11:23:55Z">
        <w:r w:rsidRPr="459F1D63" w:rsidDel="459F1D63">
          <w:rPr>
            <w:rFonts w:ascii="Arial" w:hAnsi="Arial"/>
          </w:rPr>
          <w:delText xml:space="preserve">We want to add feature to the code to hope it allows for better fit of the growth patterns of the mutation P53. I want to use large language models to first understand and then update the code. </w:delText>
        </w:r>
      </w:del>
    </w:p>
    <w:p w14:paraId="00321FBF" w14:textId="77777777" w:rsidR="005E0A1C" w:rsidRDefault="005E0A1C" w:rsidP="0008214C">
      <w:pPr>
        <w:widowControl w:val="0"/>
        <w:autoSpaceDE w:val="0"/>
        <w:autoSpaceDN w:val="0"/>
        <w:adjustRightInd w:val="0"/>
        <w:rPr>
          <w:rFonts w:ascii="Arial" w:hAnsi="Arial"/>
          <w:bCs/>
        </w:rPr>
      </w:pPr>
    </w:p>
    <w:p w14:paraId="6648E0A1" w14:textId="77777777" w:rsidR="00994C0A" w:rsidRDefault="00994C0A" w:rsidP="0008214C">
      <w:pPr>
        <w:widowControl w:val="0"/>
        <w:autoSpaceDE w:val="0"/>
        <w:autoSpaceDN w:val="0"/>
        <w:adjustRightInd w:val="0"/>
        <w:rPr>
          <w:rFonts w:ascii="Arial" w:hAnsi="Arial"/>
          <w:b/>
        </w:rPr>
      </w:pPr>
    </w:p>
    <w:p w14:paraId="320B10E1" w14:textId="3C894AE0" w:rsidR="00994C0A" w:rsidRDefault="00994C0A" w:rsidP="0008214C">
      <w:pPr>
        <w:widowControl w:val="0"/>
        <w:autoSpaceDE w:val="0"/>
        <w:autoSpaceDN w:val="0"/>
        <w:adjustRightInd w:val="0"/>
        <w:rPr>
          <w:rFonts w:ascii="Arial" w:hAnsi="Arial"/>
          <w:b/>
        </w:rPr>
      </w:pPr>
      <w:r>
        <w:rPr>
          <w:rFonts w:ascii="Arial" w:hAnsi="Arial"/>
          <w:b/>
        </w:rPr>
        <w:t>Research question</w:t>
      </w:r>
      <w:r w:rsidR="00F971A6">
        <w:rPr>
          <w:rFonts w:ascii="Arial" w:hAnsi="Arial"/>
          <w:b/>
        </w:rPr>
        <w:t>s</w:t>
      </w:r>
    </w:p>
    <w:p w14:paraId="20A8466F" w14:textId="77777777" w:rsidR="00994C0A" w:rsidRDefault="00994C0A" w:rsidP="0008214C">
      <w:pPr>
        <w:widowControl w:val="0"/>
        <w:autoSpaceDE w:val="0"/>
        <w:autoSpaceDN w:val="0"/>
        <w:adjustRightInd w:val="0"/>
        <w:rPr>
          <w:rFonts w:ascii="Arial" w:hAnsi="Arial"/>
          <w:b/>
        </w:rPr>
      </w:pPr>
    </w:p>
    <w:p w14:paraId="48BF5C7D" w14:textId="18C911EB" w:rsidR="00D91D72" w:rsidRPr="00D91D72" w:rsidRDefault="459F1D63" w:rsidP="459F1D63">
      <w:pPr>
        <w:widowControl w:val="0"/>
        <w:numPr>
          <w:ilvl w:val="0"/>
          <w:numId w:val="8"/>
        </w:numPr>
        <w:autoSpaceDE w:val="0"/>
        <w:autoSpaceDN w:val="0"/>
        <w:adjustRightInd w:val="0"/>
        <w:rPr>
          <w:rFonts w:ascii="Arial" w:hAnsi="Arial"/>
          <w:b/>
          <w:bCs/>
        </w:rPr>
      </w:pPr>
      <w:r>
        <w:t>D</w:t>
      </w:r>
      <w:r w:rsidRPr="459F1D63">
        <w:rPr>
          <w:rFonts w:ascii="Arial" w:hAnsi="Arial"/>
        </w:rPr>
        <w:t>o</w:t>
      </w:r>
      <w:r w:rsidRPr="459F1D63">
        <w:rPr>
          <w:rFonts w:ascii="Arial" w:hAnsi="Arial"/>
        </w:rPr>
        <w:t xml:space="preserve"> feedbacks between mutant clones</w:t>
      </w:r>
      <w:del w:id="31" w:author="Guest User" w:date="2026-03-09T11:27:00Z" w16du:dateUtc="2026-03-09T11:27:26Z">
        <w:r w:rsidR="00D91D72" w:rsidRPr="459F1D63" w:rsidDel="459F1D63">
          <w:rPr>
            <w:rFonts w:ascii="Arial" w:hAnsi="Arial"/>
          </w:rPr>
          <w:delText>es cell density affect</w:delText>
        </w:r>
      </w:del>
      <w:r w:rsidRPr="459F1D63">
        <w:rPr>
          <w:rFonts w:ascii="Arial" w:hAnsi="Arial"/>
        </w:rPr>
        <w:t xml:space="preserve"> </w:t>
      </w:r>
      <w:r w:rsidRPr="459F1D63">
        <w:rPr>
          <w:rFonts w:ascii="Arial" w:hAnsi="Arial"/>
        </w:rPr>
        <w:t xml:space="preserve">allow for the recapitulation of </w:t>
      </w:r>
      <w:r w:rsidRPr="459F1D63">
        <w:rPr>
          <w:rFonts w:ascii="Arial" w:hAnsi="Arial"/>
        </w:rPr>
        <w:t xml:space="preserve">the competitive </w:t>
      </w:r>
      <w:del w:id="32" w:author="Guest User" w:date="2026-03-09T11:27:00Z" w16du:dateUtc="2026-03-09T11:27:46Z">
        <w:r w:rsidR="00D91D72" w:rsidRPr="459F1D63" w:rsidDel="459F1D63">
          <w:rPr>
            <w:rFonts w:ascii="Arial" w:hAnsi="Arial"/>
          </w:rPr>
          <w:delText xml:space="preserve">advantage of </w:delText>
        </w:r>
      </w:del>
      <w:r w:rsidRPr="459F1D63">
        <w:rPr>
          <w:rFonts w:ascii="Arial" w:hAnsi="Arial"/>
        </w:rPr>
        <w:t>p53 mutant clon</w:t>
      </w:r>
      <w:r w:rsidRPr="459F1D63">
        <w:rPr>
          <w:rFonts w:ascii="Arial" w:hAnsi="Arial"/>
        </w:rPr>
        <w:t>al expansion</w:t>
      </w:r>
      <w:del w:id="33" w:author="Guest User" w:date="2026-03-09T11:27:00Z" w16du:dateUtc="2026-03-09T11:27:49Z">
        <w:r w:rsidR="00D91D72" w:rsidRPr="459F1D63" w:rsidDel="459F1D63">
          <w:rPr>
            <w:rFonts w:ascii="Arial" w:hAnsi="Arial"/>
          </w:rPr>
          <w:delText>es</w:delText>
        </w:r>
      </w:del>
      <w:r w:rsidRPr="459F1D63">
        <w:rPr>
          <w:rFonts w:ascii="Arial" w:hAnsi="Arial"/>
        </w:rPr>
        <w:t>?</w:t>
      </w:r>
    </w:p>
    <w:p w14:paraId="64256D8D" w14:textId="4B907685" w:rsidR="00D91D72" w:rsidRPr="00D91D72" w:rsidRDefault="459F1D63" w:rsidP="459F1D63">
      <w:pPr>
        <w:widowControl w:val="0"/>
        <w:autoSpaceDE w:val="0"/>
        <w:autoSpaceDN w:val="0"/>
        <w:adjustRightInd w:val="0"/>
        <w:ind w:left="720"/>
        <w:rPr>
          <w:rFonts w:ascii="Arial" w:hAnsi="Arial"/>
          <w:b/>
          <w:bCs/>
        </w:rPr>
      </w:pPr>
      <w:r w:rsidRPr="459F1D63">
        <w:rPr>
          <w:rFonts w:ascii="Arial" w:hAnsi="Arial"/>
        </w:rPr>
        <w:t>We will need simulations with and without the new additions to the code (the sensitivity to its immediate environment), so to answer it we must add this new code. (Although we already know that it does, so could instead ask whether we can accurately model this using code?)</w:t>
      </w:r>
    </w:p>
    <w:p w14:paraId="64013CCA" w14:textId="4F0F8E1A" w:rsidR="459F1D63" w:rsidRDefault="459F1D63" w:rsidP="459F1D63">
      <w:pPr>
        <w:widowControl w:val="0"/>
        <w:ind w:left="720"/>
        <w:rPr>
          <w:rFonts w:ascii="Arial" w:hAnsi="Arial"/>
        </w:rPr>
      </w:pPr>
    </w:p>
    <w:p w14:paraId="40C3E7A8" w14:textId="2BF48E80" w:rsidR="459F1D63" w:rsidRDefault="459F1D63" w:rsidP="459F1D63">
      <w:pPr>
        <w:widowControl w:val="0"/>
        <w:numPr>
          <w:ilvl w:val="0"/>
          <w:numId w:val="8"/>
        </w:numPr>
        <w:rPr>
          <w:rFonts w:ascii="Arial" w:hAnsi="Arial"/>
        </w:rPr>
      </w:pPr>
      <w:r w:rsidRPr="459F1D63">
        <w:rPr>
          <w:rFonts w:ascii="Arial" w:hAnsi="Arial"/>
        </w:rPr>
        <w:t>What is the magnitude of fitness reduction experienced by p53 mutants in crowded environments?</w:t>
      </w:r>
    </w:p>
    <w:p w14:paraId="0D2FEE68" w14:textId="77777777" w:rsidR="459F1D63" w:rsidRDefault="459F1D63" w:rsidP="459F1D63">
      <w:pPr>
        <w:widowControl w:val="0"/>
        <w:ind w:left="360"/>
        <w:rPr>
          <w:rFonts w:ascii="Arial" w:hAnsi="Arial"/>
        </w:rPr>
      </w:pPr>
    </w:p>
    <w:p w14:paraId="214B411C" w14:textId="16BE86ED" w:rsidR="459F1D63" w:rsidRDefault="459F1D63" w:rsidP="459F1D63">
      <w:pPr>
        <w:widowControl w:val="0"/>
        <w:ind w:left="720"/>
        <w:rPr>
          <w:rFonts w:ascii="Arial" w:hAnsi="Arial"/>
        </w:rPr>
      </w:pPr>
      <w:r w:rsidRPr="459F1D63">
        <w:rPr>
          <w:rFonts w:ascii="Arial" w:hAnsi="Arial"/>
        </w:rPr>
        <w:t xml:space="preserve"> The size of the feedback effect will have long term impacts on clonal makeup in the tissue. A model with no feedback will have fewer initiating events, and slower growth when compared to a model with strong feedback for the same overall takeover.</w:t>
      </w:r>
    </w:p>
    <w:p w14:paraId="5FC64DCF" w14:textId="77777777" w:rsidR="00D91D72" w:rsidRPr="00D91D72" w:rsidRDefault="00D91D72" w:rsidP="00D91D72">
      <w:pPr>
        <w:widowControl w:val="0"/>
        <w:autoSpaceDE w:val="0"/>
        <w:autoSpaceDN w:val="0"/>
        <w:adjustRightInd w:val="0"/>
        <w:ind w:left="720"/>
        <w:rPr>
          <w:rFonts w:ascii="Arial" w:hAnsi="Arial"/>
          <w:b/>
        </w:rPr>
      </w:pPr>
    </w:p>
    <w:p w14:paraId="7BC06DBE" w14:textId="628B781D" w:rsidR="00D91D72" w:rsidRDefault="00D91D72" w:rsidP="00D91D72">
      <w:pPr>
        <w:widowControl w:val="0"/>
        <w:numPr>
          <w:ilvl w:val="0"/>
          <w:numId w:val="8"/>
        </w:numPr>
        <w:autoSpaceDE w:val="0"/>
        <w:autoSpaceDN w:val="0"/>
        <w:adjustRightInd w:val="0"/>
        <w:rPr>
          <w:rFonts w:ascii="Arial" w:hAnsi="Arial"/>
          <w:bCs/>
        </w:rPr>
      </w:pPr>
      <w:r w:rsidRPr="00D91D72">
        <w:rPr>
          <w:rFonts w:ascii="Arial" w:hAnsi="Arial"/>
          <w:bCs/>
        </w:rPr>
        <w:t>Do different mutant genotypes respond differently to environmental crowding?</w:t>
      </w:r>
    </w:p>
    <w:p w14:paraId="2EBC1299" w14:textId="77777777" w:rsidR="00D91D72" w:rsidRDefault="00D91D72" w:rsidP="00D91D72">
      <w:pPr>
        <w:widowControl w:val="0"/>
        <w:autoSpaceDE w:val="0"/>
        <w:autoSpaceDN w:val="0"/>
        <w:adjustRightInd w:val="0"/>
        <w:ind w:left="720"/>
        <w:rPr>
          <w:rFonts w:ascii="Arial" w:hAnsi="Arial"/>
          <w:bCs/>
        </w:rPr>
      </w:pPr>
    </w:p>
    <w:p w14:paraId="2DAD087E" w14:textId="67F20607" w:rsidR="00D91D72" w:rsidRDefault="459F1D63" w:rsidP="459F1D63">
      <w:pPr>
        <w:widowControl w:val="0"/>
        <w:autoSpaceDE w:val="0"/>
        <w:autoSpaceDN w:val="0"/>
        <w:adjustRightInd w:val="0"/>
        <w:ind w:left="720"/>
        <w:rPr>
          <w:del w:id="34" w:author="Guest User" w:date="2026-03-09T11:30:00Z" w16du:dateUtc="2026-03-09T11:30:29Z"/>
          <w:rFonts w:ascii="Arial" w:hAnsi="Arial"/>
        </w:rPr>
      </w:pPr>
      <w:r w:rsidRPr="459F1D63">
        <w:rPr>
          <w:rFonts w:ascii="Arial" w:hAnsi="Arial"/>
        </w:rPr>
        <w:t>Notch1 clonal advantage is accurately described by a model without feedback. We will t</w:t>
      </w:r>
      <w:del w:id="35" w:author="Guest User" w:date="2026-03-09T11:28:00Z" w16du:dateUtc="2026-03-09T11:28:47Z">
        <w:r w:rsidR="00D91D72" w:rsidRPr="459F1D63" w:rsidDel="459F1D63">
          <w:rPr>
            <w:rFonts w:ascii="Arial" w:hAnsi="Arial"/>
          </w:rPr>
          <w:delText>T</w:delText>
        </w:r>
      </w:del>
      <w:r w:rsidRPr="459F1D63">
        <w:rPr>
          <w:rFonts w:ascii="Arial" w:hAnsi="Arial"/>
        </w:rPr>
        <w:t>est</w:t>
      </w:r>
      <w:del w:id="36" w:author="Guest User" w:date="2026-03-09T11:28:00Z" w16du:dateUtc="2026-03-09T11:28:48Z">
        <w:r w:rsidR="00D91D72" w:rsidRPr="459F1D63" w:rsidDel="459F1D63">
          <w:rPr>
            <w:rFonts w:ascii="Arial" w:hAnsi="Arial"/>
          </w:rPr>
          <w:delText>s</w:delText>
        </w:r>
      </w:del>
      <w:r w:rsidRPr="459F1D63">
        <w:rPr>
          <w:rFonts w:ascii="Arial" w:hAnsi="Arial"/>
        </w:rPr>
        <w:t xml:space="preserve"> </w:t>
      </w:r>
      <w:r w:rsidRPr="459F1D63">
        <w:rPr>
          <w:rFonts w:ascii="Arial" w:hAnsi="Arial"/>
        </w:rPr>
        <w:t>how</w:t>
      </w:r>
      <w:del w:id="37" w:author="Guest User" w:date="2026-03-09T11:29:00Z" w16du:dateUtc="2026-03-09T11:29:07Z">
        <w:r w:rsidR="00D91D72" w:rsidRPr="459F1D63" w:rsidDel="459F1D63">
          <w:rPr>
            <w:rFonts w:ascii="Arial" w:hAnsi="Arial"/>
          </w:rPr>
          <w:delText>whether</w:delText>
        </w:r>
      </w:del>
      <w:r w:rsidRPr="459F1D63">
        <w:rPr>
          <w:rFonts w:ascii="Arial" w:hAnsi="Arial"/>
        </w:rPr>
        <w:t xml:space="preserve"> combined simulations of</w:t>
      </w:r>
      <w:r w:rsidRPr="459F1D63">
        <w:rPr>
          <w:rFonts w:ascii="Arial" w:hAnsi="Arial"/>
        </w:rPr>
        <w:t xml:space="preserve"> Notch and p53</w:t>
      </w:r>
      <w:r w:rsidRPr="459F1D63">
        <w:rPr>
          <w:rFonts w:ascii="Arial" w:hAnsi="Arial"/>
        </w:rPr>
        <w:t xml:space="preserve"> change when feedbacks are included in p53 growth.</w:t>
      </w:r>
      <w:del w:id="38" w:author="Guest User" w:date="2026-03-09T11:29:00Z" w16du:dateUtc="2026-03-09T11:29:17Z">
        <w:r w:rsidR="00D91D72" w:rsidRPr="459F1D63" w:rsidDel="459F1D63">
          <w:rPr>
            <w:rFonts w:ascii="Arial" w:hAnsi="Arial"/>
          </w:rPr>
          <w:delText xml:space="preserve"> have different behaviours depending on their immediate environment</w:delText>
        </w:r>
      </w:del>
      <w:r w:rsidRPr="459F1D63">
        <w:rPr>
          <w:rFonts w:ascii="Arial" w:hAnsi="Arial"/>
        </w:rPr>
        <w:t xml:space="preserve">. </w:t>
      </w:r>
      <w:r w:rsidRPr="459F1D63">
        <w:rPr>
          <w:rFonts w:ascii="Arial" w:hAnsi="Arial"/>
        </w:rPr>
        <w:t xml:space="preserve">This will extend our work to include the effects of gene dominance. </w:t>
      </w:r>
      <w:del w:id="39" w:author="Guest User" w:date="2026-03-09T11:30:00Z" w16du:dateUtc="2026-03-09T11:30:29Z">
        <w:r w:rsidR="00D91D72" w:rsidRPr="459F1D63" w:rsidDel="459F1D63">
          <w:rPr>
            <w:rFonts w:ascii="Arial" w:hAnsi="Arial"/>
          </w:rPr>
          <w:delText>Also requires code to be sensitive to the environment so we can run simulations for p53 and Notch and compare.</w:delText>
        </w:r>
      </w:del>
    </w:p>
    <w:p w14:paraId="75E21AB9" w14:textId="77777777" w:rsidR="00D91D72" w:rsidRDefault="00D91D72" w:rsidP="00D91D72">
      <w:pPr>
        <w:widowControl w:val="0"/>
        <w:autoSpaceDE w:val="0"/>
        <w:autoSpaceDN w:val="0"/>
        <w:adjustRightInd w:val="0"/>
        <w:ind w:left="720"/>
        <w:rPr>
          <w:rFonts w:ascii="Arial" w:hAnsi="Arial"/>
          <w:bCs/>
        </w:rPr>
      </w:pPr>
    </w:p>
    <w:p w14:paraId="6BA9724F" w14:textId="2BF48E80" w:rsidR="00D91D72" w:rsidRDefault="00D91D72" w:rsidP="459F1D63">
      <w:pPr>
        <w:widowControl w:val="0"/>
        <w:numPr>
          <w:ilvl w:val="0"/>
          <w:numId w:val="8"/>
        </w:numPr>
        <w:autoSpaceDE w:val="0"/>
        <w:autoSpaceDN w:val="0"/>
        <w:adjustRightInd w:val="0"/>
        <w:rPr>
          <w:del w:id="40" w:author="Guest User" w:date="2026-03-09T11:31:00Z" w16du:dateUtc="2026-03-09T11:31:01Z"/>
          <w:rFonts w:ascii="Arial" w:hAnsi="Arial"/>
        </w:rPr>
      </w:pPr>
      <w:del w:id="41" w:author="Guest User" w:date="2026-03-09T11:31:00Z" w16du:dateUtc="2026-03-09T11:31:01Z">
        <w:r w:rsidRPr="459F1D63" w:rsidDel="459F1D63">
          <w:rPr>
            <w:rFonts w:ascii="Arial" w:hAnsi="Arial"/>
          </w:rPr>
          <w:delText>What is the magnitude of fitness reduction experienced by p53 mutants in crowded environments?</w:delText>
        </w:r>
      </w:del>
    </w:p>
    <w:p w14:paraId="2240FDDF" w14:textId="77777777" w:rsidR="00D91D72" w:rsidRDefault="00D91D72" w:rsidP="459F1D63">
      <w:pPr>
        <w:widowControl w:val="0"/>
        <w:autoSpaceDE w:val="0"/>
        <w:autoSpaceDN w:val="0"/>
        <w:adjustRightInd w:val="0"/>
        <w:ind w:left="360"/>
        <w:rPr>
          <w:del w:id="42" w:author="Guest User" w:date="2026-03-09T11:31:00Z" w16du:dateUtc="2026-03-09T11:31:01Z"/>
          <w:rFonts w:ascii="Arial" w:hAnsi="Arial"/>
        </w:rPr>
      </w:pPr>
    </w:p>
    <w:p w14:paraId="039B1FF6" w14:textId="638950E9" w:rsidR="00D91D72" w:rsidRPr="00D91D72" w:rsidRDefault="00D91D72" w:rsidP="459F1D63">
      <w:pPr>
        <w:widowControl w:val="0"/>
        <w:autoSpaceDE w:val="0"/>
        <w:autoSpaceDN w:val="0"/>
        <w:adjustRightInd w:val="0"/>
        <w:ind w:left="720"/>
        <w:rPr>
          <w:del w:id="43" w:author="Guest User" w:date="2026-03-09T11:31:00Z" w16du:dateUtc="2026-03-09T11:31:01Z"/>
          <w:rFonts w:ascii="Arial" w:hAnsi="Arial"/>
        </w:rPr>
      </w:pPr>
      <w:del w:id="44" w:author="Guest User" w:date="2026-03-09T11:31:00Z" w16du:dateUtc="2026-03-09T11:31:01Z">
        <w:r w:rsidRPr="459F1D63" w:rsidDel="459F1D63">
          <w:rPr>
            <w:rFonts w:ascii="Arial" w:hAnsi="Arial"/>
          </w:rPr>
          <w:delText xml:space="preserve"> Similarly, we will need to show sensitivity of the environment in the code, and run      simulations on p53 with and without this new effect.</w:delText>
        </w:r>
      </w:del>
    </w:p>
    <w:p w14:paraId="073F4B0A" w14:textId="0B13367E" w:rsidR="000E50F4" w:rsidRPr="00D91D72" w:rsidRDefault="459F1D63">
      <w:pPr>
        <w:pStyle w:val="ListParagraph"/>
        <w:widowControl w:val="0"/>
        <w:numPr>
          <w:ilvl w:val="0"/>
          <w:numId w:val="2"/>
        </w:numPr>
        <w:autoSpaceDE w:val="0"/>
        <w:autoSpaceDN w:val="0"/>
        <w:adjustRightInd w:val="0"/>
        <w:rPr>
          <w:rFonts w:ascii="Arial" w:hAnsi="Arial"/>
        </w:rPr>
        <w:pPrChange w:id="45" w:author="Guest User" w:date="2026-03-09T11:33:00Z">
          <w:pPr>
            <w:widowControl w:val="0"/>
          </w:pPr>
        </w:pPrChange>
      </w:pPr>
      <w:r w:rsidRPr="459F1D63">
        <w:rPr>
          <w:rFonts w:ascii="Arial" w:hAnsi="Arial"/>
        </w:rPr>
        <w:t>How do more complex models impact clonal spread and survival?</w:t>
      </w:r>
    </w:p>
    <w:p w14:paraId="75B0987A" w14:textId="6C10D359" w:rsidR="459F1D63" w:rsidRDefault="459F1D63">
      <w:pPr>
        <w:widowControl w:val="0"/>
        <w:rPr>
          <w:rFonts w:ascii="Arial" w:hAnsi="Arial"/>
        </w:rPr>
        <w:pPrChange w:id="46" w:author="Guest User" w:date="2026-03-09T11:34:00Z">
          <w:pPr/>
        </w:pPrChange>
      </w:pPr>
    </w:p>
    <w:p w14:paraId="771C9D71" w14:textId="681A3DF2" w:rsidR="459F1D63" w:rsidRDefault="459F1D63" w:rsidP="459F1D63">
      <w:pPr>
        <w:widowControl w:val="0"/>
        <w:rPr>
          <w:rFonts w:ascii="Arial" w:hAnsi="Arial"/>
        </w:rPr>
      </w:pPr>
      <w:r>
        <w:tab/>
      </w:r>
      <w:r w:rsidRPr="459F1D63">
        <w:rPr>
          <w:rFonts w:ascii="Arial" w:hAnsi="Arial"/>
        </w:rPr>
        <w:t>Models with cycling fitness have not previously been explored, or more complex signalling relationships. Developing this functionality will allow this to be tested.</w:t>
      </w:r>
    </w:p>
    <w:p w14:paraId="6E8B241A" w14:textId="77777777" w:rsidR="00994C0A" w:rsidRDefault="00994C0A" w:rsidP="0008214C">
      <w:pPr>
        <w:widowControl w:val="0"/>
        <w:autoSpaceDE w:val="0"/>
        <w:autoSpaceDN w:val="0"/>
        <w:adjustRightInd w:val="0"/>
        <w:rPr>
          <w:rFonts w:ascii="Arial" w:hAnsi="Arial"/>
          <w:b/>
        </w:rPr>
      </w:pPr>
    </w:p>
    <w:p w14:paraId="673B7466" w14:textId="71C4587C" w:rsidR="580FC4C3" w:rsidRDefault="580FC4C3" w:rsidP="580FC4C3">
      <w:pPr>
        <w:widowControl w:val="0"/>
        <w:rPr>
          <w:rFonts w:ascii="Arial" w:hAnsi="Arial"/>
          <w:b/>
          <w:bCs/>
        </w:rPr>
      </w:pPr>
      <w:r w:rsidRPr="580FC4C3">
        <w:rPr>
          <w:rFonts w:ascii="Arial" w:hAnsi="Arial"/>
          <w:b/>
          <w:bCs/>
        </w:rPr>
        <w:t xml:space="preserve">Approaches </w:t>
      </w:r>
    </w:p>
    <w:p w14:paraId="05A77942" w14:textId="2E148DAC" w:rsidR="580FC4C3" w:rsidRDefault="580FC4C3" w:rsidP="580FC4C3">
      <w:pPr>
        <w:widowControl w:val="0"/>
        <w:rPr>
          <w:rFonts w:ascii="Arial" w:hAnsi="Arial"/>
          <w:b/>
          <w:bCs/>
        </w:rPr>
      </w:pPr>
    </w:p>
    <w:p w14:paraId="24B6F3BF" w14:textId="2429CE14" w:rsidR="459F1D63" w:rsidRDefault="580FC4C3" w:rsidP="580FC4C3">
      <w:pPr>
        <w:widowControl w:val="0"/>
        <w:rPr>
          <w:rFonts w:ascii="Arial" w:hAnsi="Arial"/>
          <w:b/>
          <w:bCs/>
        </w:rPr>
      </w:pPr>
      <w:r w:rsidRPr="580FC4C3">
        <w:rPr>
          <w:rFonts w:ascii="Arial" w:hAnsi="Arial"/>
          <w:b/>
          <w:bCs/>
        </w:rPr>
        <w:t>Student will develop publicly available code</w:t>
      </w:r>
      <w:r w:rsidRPr="580FC4C3">
        <w:rPr>
          <w:rFonts w:ascii="Arial" w:hAnsi="Arial"/>
          <w:b/>
          <w:bCs/>
        </w:rPr>
        <w:t xml:space="preserve"> written</w:t>
      </w:r>
      <w:r w:rsidRPr="580FC4C3">
        <w:rPr>
          <w:rFonts w:ascii="Arial" w:hAnsi="Arial"/>
          <w:b/>
          <w:bCs/>
        </w:rPr>
        <w:t xml:space="preserve"> in the precancer group</w:t>
      </w:r>
      <w:r w:rsidRPr="580FC4C3">
        <w:rPr>
          <w:rFonts w:ascii="Arial" w:hAnsi="Arial"/>
          <w:b/>
          <w:bCs/>
        </w:rPr>
        <w:t xml:space="preserve"> (</w:t>
      </w:r>
      <w:hyperlink r:id="rId13">
        <w:r w:rsidRPr="580FC4C3">
          <w:rPr>
            <w:rStyle w:val="Hyperlink"/>
            <w:rFonts w:ascii="Arial" w:hAnsi="Arial"/>
            <w:b/>
            <w:bCs/>
          </w:rPr>
          <w:t>https://github.com/hallba/clone-competition-simulation</w:t>
        </w:r>
      </w:hyperlink>
      <w:r w:rsidRPr="580FC4C3">
        <w:rPr>
          <w:rFonts w:ascii="Arial" w:hAnsi="Arial"/>
          <w:b/>
          <w:bCs/>
        </w:rPr>
        <w:t xml:space="preserve">). This is a pure python project with dependencies available from conda for installation, with substantial documentation, public example code, and local workflows that the student can work from. </w:t>
      </w:r>
    </w:p>
    <w:p w14:paraId="71DF287F" w14:textId="61A19601" w:rsidR="459F1D63" w:rsidRDefault="459F1D63" w:rsidP="580FC4C3">
      <w:pPr>
        <w:widowControl w:val="0"/>
        <w:rPr>
          <w:rFonts w:ascii="Arial" w:hAnsi="Arial"/>
          <w:b/>
          <w:bCs/>
        </w:rPr>
      </w:pPr>
    </w:p>
    <w:p w14:paraId="37E0D6C3" w14:textId="7C56858D" w:rsidR="459F1D63" w:rsidRDefault="580FC4C3" w:rsidP="459F1D63">
      <w:pPr>
        <w:widowControl w:val="0"/>
        <w:rPr>
          <w:rFonts w:ascii="Arial" w:hAnsi="Arial"/>
          <w:b/>
          <w:bCs/>
        </w:rPr>
      </w:pPr>
      <w:r w:rsidRPr="580FC4C3">
        <w:rPr>
          <w:rFonts w:ascii="Arial" w:hAnsi="Arial"/>
          <w:b/>
          <w:bCs/>
        </w:rPr>
        <w:t xml:space="preserve">They </w:t>
      </w:r>
      <w:r w:rsidRPr="580FC4C3">
        <w:rPr>
          <w:rFonts w:ascii="Arial" w:hAnsi="Arial"/>
          <w:b/>
          <w:bCs/>
        </w:rPr>
        <w:t>will</w:t>
      </w:r>
      <w:r w:rsidRPr="580FC4C3">
        <w:rPr>
          <w:rFonts w:ascii="Arial" w:hAnsi="Arial"/>
          <w:b/>
          <w:bCs/>
        </w:rPr>
        <w:t xml:space="preserve"> further</w:t>
      </w:r>
      <w:r w:rsidRPr="580FC4C3">
        <w:rPr>
          <w:rFonts w:ascii="Arial" w:hAnsi="Arial"/>
          <w:b/>
          <w:bCs/>
        </w:rPr>
        <w:t xml:space="preserve"> be provided with relevant datasets for comparison with computational models.</w:t>
      </w:r>
      <w:r w:rsidRPr="580FC4C3">
        <w:rPr>
          <w:rFonts w:ascii="Arial" w:hAnsi="Arial"/>
          <w:b/>
          <w:bCs/>
        </w:rPr>
        <w:t xml:space="preserve"> This data is derived from the following publications</w:t>
      </w:r>
    </w:p>
    <w:p w14:paraId="1C538E5F" w14:textId="03B3245D" w:rsidR="580FC4C3" w:rsidRDefault="580FC4C3" w:rsidP="580FC4C3">
      <w:pPr>
        <w:widowControl w:val="0"/>
        <w:rPr>
          <w:rFonts w:ascii="Arial" w:hAnsi="Arial"/>
          <w:b/>
          <w:bCs/>
        </w:rPr>
      </w:pPr>
    </w:p>
    <w:p w14:paraId="5CB488F1" w14:textId="31ACD53F"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color w:val="000000" w:themeColor="text1"/>
        </w:rPr>
        <w:t>Colom et al 2020 Nature Genetics</w:t>
      </w:r>
    </w:p>
    <w:p w14:paraId="11F6ECFE" w14:textId="58D70C2F"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color w:val="000000" w:themeColor="text1"/>
        </w:rPr>
        <w:t>Abby et al 2022 Nature Genetics</w:t>
      </w:r>
    </w:p>
    <w:p w14:paraId="094D8DE9" w14:textId="549A05B9"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color w:val="000000" w:themeColor="text1"/>
        </w:rPr>
        <w:t>Colom et al  2022 Nature</w:t>
      </w:r>
    </w:p>
    <w:p w14:paraId="1426CAD0" w14:textId="4AF23101"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color w:val="000000" w:themeColor="text1"/>
        </w:rPr>
        <w:t>Murai et al 2022 Nature Communcations</w:t>
      </w:r>
    </w:p>
    <w:p w14:paraId="6A16574A" w14:textId="099157D7"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color w:val="000000" w:themeColor="text1"/>
        </w:rPr>
        <w:t>Skrupskelyte et al 2026 Communications Biology</w:t>
      </w:r>
    </w:p>
    <w:p w14:paraId="395442CE" w14:textId="275A2524" w:rsidR="580FC4C3" w:rsidRDefault="580FC4C3" w:rsidP="580FC4C3">
      <w:pPr>
        <w:pStyle w:val="ListParagraph"/>
        <w:numPr>
          <w:ilvl w:val="0"/>
          <w:numId w:val="1"/>
        </w:numPr>
        <w:spacing w:before="100" w:line="216" w:lineRule="auto"/>
        <w:rPr>
          <w:rFonts w:asciiTheme="majorHAnsi" w:eastAsiaTheme="majorEastAsia" w:hAnsiTheme="majorHAnsi" w:cstheme="majorBidi"/>
          <w:color w:val="000000" w:themeColor="text1"/>
        </w:rPr>
      </w:pPr>
      <w:r w:rsidRPr="580FC4C3">
        <w:rPr>
          <w:rFonts w:asciiTheme="majorHAnsi" w:eastAsiaTheme="majorEastAsia" w:hAnsiTheme="majorHAnsi" w:cstheme="majorBidi"/>
        </w:rPr>
        <w:t>§</w:t>
      </w:r>
      <w:r w:rsidRPr="580FC4C3">
        <w:rPr>
          <w:rFonts w:asciiTheme="majorHAnsi" w:eastAsiaTheme="majorEastAsia" w:hAnsiTheme="majorHAnsi" w:cstheme="majorBidi"/>
          <w:color w:val="000000" w:themeColor="text1"/>
        </w:rPr>
        <w:t>King et al 2025 (under review, preprint available)</w:t>
      </w:r>
    </w:p>
    <w:p w14:paraId="4E6FA767" w14:textId="7CAD89A4" w:rsidR="580FC4C3" w:rsidRDefault="580FC4C3" w:rsidP="580FC4C3">
      <w:pPr>
        <w:spacing w:before="100" w:line="216" w:lineRule="auto"/>
        <w:ind w:left="1080" w:hanging="360"/>
        <w:rPr>
          <w:rFonts w:ascii="Aptos" w:eastAsia="Aptos" w:hAnsi="Aptos" w:cs="Aptos"/>
          <w:color w:val="000000" w:themeColor="text1"/>
          <w:sz w:val="40"/>
          <w:szCs w:val="40"/>
        </w:rPr>
      </w:pPr>
    </w:p>
    <w:p w14:paraId="29944630" w14:textId="717A7BB4" w:rsidR="580FC4C3" w:rsidRDefault="580FC4C3" w:rsidP="580FC4C3">
      <w:pPr>
        <w:widowControl w:val="0"/>
        <w:rPr>
          <w:rFonts w:ascii="Arial" w:hAnsi="Arial"/>
          <w:b/>
          <w:bCs/>
        </w:rPr>
      </w:pPr>
    </w:p>
    <w:p w14:paraId="70EF5CE8" w14:textId="77D38F74" w:rsidR="580FC4C3" w:rsidRDefault="580FC4C3" w:rsidP="580FC4C3">
      <w:pPr>
        <w:widowControl w:val="0"/>
        <w:rPr>
          <w:rFonts w:ascii="Arial" w:hAnsi="Arial"/>
          <w:b/>
          <w:bCs/>
        </w:rPr>
      </w:pPr>
    </w:p>
    <w:p w14:paraId="07D2A056" w14:textId="2C62EF52" w:rsidR="580FC4C3" w:rsidRDefault="580FC4C3" w:rsidP="580FC4C3">
      <w:pPr>
        <w:widowControl w:val="0"/>
        <w:rPr>
          <w:rFonts w:ascii="Arial" w:hAnsi="Arial"/>
          <w:b/>
          <w:bCs/>
        </w:rPr>
      </w:pPr>
    </w:p>
    <w:p w14:paraId="1817A301" w14:textId="77777777" w:rsidR="00994C0A" w:rsidRDefault="00994C0A" w:rsidP="0008214C">
      <w:pPr>
        <w:widowControl w:val="0"/>
        <w:autoSpaceDE w:val="0"/>
        <w:autoSpaceDN w:val="0"/>
        <w:adjustRightInd w:val="0"/>
        <w:rPr>
          <w:rFonts w:ascii="Arial" w:hAnsi="Arial"/>
          <w:b/>
        </w:rPr>
      </w:pPr>
    </w:p>
    <w:p w14:paraId="6AE67A96" w14:textId="77777777" w:rsidR="00994C0A" w:rsidRDefault="00994C0A" w:rsidP="0008214C">
      <w:pPr>
        <w:widowControl w:val="0"/>
        <w:autoSpaceDE w:val="0"/>
        <w:autoSpaceDN w:val="0"/>
        <w:adjustRightInd w:val="0"/>
        <w:rPr>
          <w:rFonts w:ascii="Arial" w:hAnsi="Arial"/>
          <w:b/>
        </w:rPr>
      </w:pPr>
    </w:p>
    <w:p w14:paraId="51A91D24" w14:textId="6DB16A88" w:rsidR="00994C0A" w:rsidRDefault="00994C0A" w:rsidP="0008214C">
      <w:pPr>
        <w:widowControl w:val="0"/>
        <w:autoSpaceDE w:val="0"/>
        <w:autoSpaceDN w:val="0"/>
        <w:adjustRightInd w:val="0"/>
        <w:rPr>
          <w:rFonts w:ascii="Arial" w:hAnsi="Arial"/>
          <w:b/>
        </w:rPr>
      </w:pPr>
      <w:r>
        <w:rPr>
          <w:rFonts w:ascii="Arial" w:hAnsi="Arial"/>
          <w:b/>
        </w:rPr>
        <w:t>Time line</w:t>
      </w:r>
    </w:p>
    <w:p w14:paraId="1C8EE58B" w14:textId="77777777" w:rsidR="00994C0A" w:rsidRDefault="00994C0A" w:rsidP="459F1D63">
      <w:pPr>
        <w:widowControl w:val="0"/>
        <w:autoSpaceDE w:val="0"/>
        <w:autoSpaceDN w:val="0"/>
        <w:adjustRightInd w:val="0"/>
        <w:rPr>
          <w:rFonts w:ascii="Arial" w:hAnsi="Arial"/>
          <w:b/>
          <w:bCs/>
        </w:rPr>
      </w:pPr>
    </w:p>
    <w:p w14:paraId="38A6CFEA" w14:textId="577AFA48" w:rsidR="459F1D63" w:rsidRDefault="459F1D63" w:rsidP="459F1D63">
      <w:pPr>
        <w:widowControl w:val="0"/>
        <w:rPr>
          <w:rFonts w:ascii="Arial" w:hAnsi="Arial"/>
          <w:b/>
          <w:bCs/>
        </w:rPr>
      </w:pPr>
      <w:r w:rsidRPr="459F1D63">
        <w:rPr>
          <w:rFonts w:ascii="Arial" w:hAnsi="Arial"/>
          <w:b/>
          <w:bCs/>
        </w:rPr>
        <w:t>2 weeks- set up, learning approaches and code, planning</w:t>
      </w:r>
    </w:p>
    <w:p w14:paraId="4FA5C09A" w14:textId="1CDD9F21" w:rsidR="459F1D63" w:rsidRDefault="459F1D63" w:rsidP="459F1D63">
      <w:pPr>
        <w:widowControl w:val="0"/>
        <w:rPr>
          <w:rFonts w:ascii="Arial" w:hAnsi="Arial"/>
          <w:b/>
          <w:bCs/>
        </w:rPr>
      </w:pPr>
      <w:r w:rsidRPr="459F1D63">
        <w:rPr>
          <w:rFonts w:ascii="Arial" w:hAnsi="Arial"/>
          <w:b/>
          <w:bCs/>
        </w:rPr>
        <w:t>2 weeks- add features to code, developing additions with multiple feedbacks as a key goal</w:t>
      </w:r>
    </w:p>
    <w:p w14:paraId="66198D22" w14:textId="7CDF85C2" w:rsidR="459F1D63" w:rsidRDefault="459F1D63" w:rsidP="459F1D63">
      <w:pPr>
        <w:widowControl w:val="0"/>
        <w:rPr>
          <w:rFonts w:ascii="Arial" w:hAnsi="Arial"/>
          <w:b/>
          <w:bCs/>
        </w:rPr>
      </w:pPr>
      <w:r w:rsidRPr="459F1D63">
        <w:rPr>
          <w:rFonts w:ascii="Arial" w:hAnsi="Arial"/>
          <w:b/>
          <w:bCs/>
        </w:rPr>
        <w:t>2 weeks- write up, plot, complete analyses</w:t>
      </w:r>
    </w:p>
    <w:p w14:paraId="584B591E" w14:textId="77777777" w:rsidR="00994C0A" w:rsidRDefault="00994C0A" w:rsidP="0008214C">
      <w:pPr>
        <w:widowControl w:val="0"/>
        <w:autoSpaceDE w:val="0"/>
        <w:autoSpaceDN w:val="0"/>
        <w:adjustRightInd w:val="0"/>
        <w:rPr>
          <w:rFonts w:ascii="Arial" w:hAnsi="Arial"/>
          <w:b/>
        </w:rPr>
      </w:pPr>
    </w:p>
    <w:p w14:paraId="365F5D9F" w14:textId="1A5E3CB4" w:rsidR="00994C0A" w:rsidRPr="00A27D55" w:rsidRDefault="459F1D63" w:rsidP="459F1D63">
      <w:pPr>
        <w:widowControl w:val="0"/>
        <w:autoSpaceDE w:val="0"/>
        <w:autoSpaceDN w:val="0"/>
        <w:adjustRightInd w:val="0"/>
        <w:rPr>
          <w:rFonts w:ascii="Arial" w:hAnsi="Arial"/>
          <w:b/>
          <w:bCs/>
        </w:rPr>
      </w:pPr>
      <w:r w:rsidRPr="459F1D63">
        <w:rPr>
          <w:rFonts w:ascii="Arial" w:hAnsi="Arial"/>
          <w:b/>
          <w:bCs/>
        </w:rPr>
        <w:t xml:space="preserve">Day to day supervision </w:t>
      </w:r>
    </w:p>
    <w:p w14:paraId="48684D46" w14:textId="4A01BC10" w:rsidR="459F1D63" w:rsidRDefault="459F1D63" w:rsidP="459F1D63">
      <w:pPr>
        <w:widowControl w:val="0"/>
        <w:rPr>
          <w:rFonts w:ascii="Arial" w:hAnsi="Arial"/>
          <w:b/>
          <w:bCs/>
        </w:rPr>
      </w:pPr>
    </w:p>
    <w:p w14:paraId="7F4C970C" w14:textId="218ACB1F" w:rsidR="459F1D63" w:rsidRDefault="7B93FCED" w:rsidP="459F1D63">
      <w:pPr>
        <w:widowControl w:val="0"/>
        <w:rPr>
          <w:rFonts w:ascii="Arial" w:hAnsi="Arial"/>
          <w:b/>
          <w:bCs/>
        </w:rPr>
      </w:pPr>
      <w:r w:rsidRPr="7B93FCED">
        <w:rPr>
          <w:rFonts w:ascii="Arial" w:hAnsi="Arial"/>
          <w:b/>
          <w:bCs/>
        </w:rPr>
        <w:t xml:space="preserve">In the first fortnight, supervisor and student will meet frequently to initiate the project and provide support. Going forwards, the student and supervisor will meet weekly, with catch ups through slack messaging. </w:t>
      </w:r>
      <w:r w:rsidRPr="7B93FCED">
        <w:rPr>
          <w:rFonts w:ascii="Arial" w:hAnsi="Arial"/>
          <w:b/>
          <w:bCs/>
        </w:rPr>
        <w:t xml:space="preserve">Student will further attend group meetings, and will present their results at these meetings before they leave. </w:t>
      </w:r>
      <w:r w:rsidRPr="7B93FCED">
        <w:rPr>
          <w:rFonts w:ascii="Arial" w:hAnsi="Arial"/>
          <w:b/>
          <w:bCs/>
        </w:rPr>
        <w:t>Student will further be supported by students and staff in the Hall group.</w:t>
      </w:r>
    </w:p>
    <w:p w14:paraId="3A6479DF" w14:textId="77777777" w:rsidR="0008214C" w:rsidRPr="009D2680" w:rsidRDefault="0008214C" w:rsidP="0008214C">
      <w:pPr>
        <w:widowControl w:val="0"/>
        <w:autoSpaceDE w:val="0"/>
        <w:autoSpaceDN w:val="0"/>
        <w:adjustRightInd w:val="0"/>
        <w:rPr>
          <w:rFonts w:ascii="Arial" w:hAnsi="Arial"/>
          <w:b/>
        </w:rPr>
      </w:pPr>
      <w:r>
        <w:rPr>
          <w:rFonts w:ascii="Arial" w:hAnsi="Arial"/>
          <w:b/>
        </w:rPr>
        <w:br w:type="page"/>
      </w:r>
      <w:r w:rsidRPr="009D2680">
        <w:rPr>
          <w:rFonts w:ascii="Arial" w:hAnsi="Arial"/>
          <w:b/>
        </w:rPr>
        <w:lastRenderedPageBreak/>
        <w:t>RECOMMENDATION</w:t>
      </w:r>
    </w:p>
    <w:p w14:paraId="3BA43D39" w14:textId="77777777" w:rsidR="0008214C" w:rsidRDefault="0008214C" w:rsidP="0008214C">
      <w:pPr>
        <w:widowControl w:val="0"/>
        <w:autoSpaceDE w:val="0"/>
        <w:autoSpaceDN w:val="0"/>
        <w:adjustRightInd w:val="0"/>
        <w:rPr>
          <w:rFonts w:ascii="Arial" w:hAnsi="Arial"/>
          <w:b/>
        </w:rPr>
      </w:pPr>
    </w:p>
    <w:p w14:paraId="26CD8C0D" w14:textId="77777777" w:rsidR="0008214C" w:rsidRDefault="0008214C" w:rsidP="0008214C">
      <w:pPr>
        <w:widowControl w:val="0"/>
        <w:autoSpaceDE w:val="0"/>
        <w:autoSpaceDN w:val="0"/>
        <w:adjustRightInd w:val="0"/>
        <w:rPr>
          <w:rFonts w:ascii="Arial" w:hAnsi="Arial"/>
          <w:szCs w:val="26"/>
          <w:lang w:val="en-US"/>
        </w:rPr>
      </w:pPr>
      <w:r w:rsidRPr="00A27D55">
        <w:rPr>
          <w:rFonts w:ascii="Arial" w:hAnsi="Arial"/>
          <w:b/>
          <w:szCs w:val="26"/>
          <w:lang w:val="en-US"/>
        </w:rPr>
        <w:t>Supporting statement from student</w:t>
      </w:r>
      <w:r>
        <w:rPr>
          <w:rFonts w:ascii="Arial" w:hAnsi="Arial"/>
          <w:b/>
          <w:szCs w:val="26"/>
          <w:lang w:val="en-US"/>
        </w:rPr>
        <w:t>’s academic tutor or equivalent</w:t>
      </w:r>
      <w:r w:rsidR="009D2680">
        <w:rPr>
          <w:rFonts w:ascii="Arial" w:hAnsi="Arial"/>
          <w:b/>
          <w:szCs w:val="26"/>
          <w:lang w:val="en-US"/>
        </w:rPr>
        <w:t xml:space="preserve"> </w:t>
      </w:r>
      <w:r w:rsidRPr="009D2680">
        <w:rPr>
          <w:rFonts w:ascii="Arial" w:hAnsi="Arial"/>
          <w:szCs w:val="26"/>
          <w:lang w:val="en-US"/>
        </w:rPr>
        <w:t>(max 200 words</w:t>
      </w:r>
      <w:r w:rsidRPr="00F2408D">
        <w:rPr>
          <w:rFonts w:ascii="Arial" w:hAnsi="Arial"/>
          <w:szCs w:val="26"/>
          <w:lang w:val="en-US"/>
        </w:rPr>
        <w:t>)</w:t>
      </w:r>
    </w:p>
    <w:p w14:paraId="3682881E" w14:textId="77777777" w:rsidR="009D2680" w:rsidRPr="00A27D55" w:rsidRDefault="009D2680" w:rsidP="00B03455">
      <w:pPr>
        <w:widowControl w:val="0"/>
        <w:autoSpaceDE w:val="0"/>
        <w:autoSpaceDN w:val="0"/>
        <w:adjustRightInd w:val="0"/>
        <w:spacing w:line="276" w:lineRule="auto"/>
        <w:rPr>
          <w:rFonts w:ascii="Arial" w:hAnsi="Arial"/>
          <w:b/>
          <w:szCs w:val="26"/>
          <w:lang w:val="en-US"/>
        </w:rPr>
      </w:pPr>
    </w:p>
    <w:p w14:paraId="48ACC5FB" w14:textId="77777777" w:rsidR="009D2680" w:rsidRDefault="009D2680" w:rsidP="00B03455">
      <w:pPr>
        <w:spacing w:line="276" w:lineRule="auto"/>
        <w:rPr>
          <w:rFonts w:ascii="Arial" w:hAnsi="Arial"/>
          <w:bCs/>
          <w:lang w:val="en-US"/>
        </w:rPr>
      </w:pPr>
      <w:r>
        <w:rPr>
          <w:rFonts w:ascii="Arial" w:hAnsi="Arial"/>
          <w:bCs/>
          <w:lang w:val="en-US"/>
        </w:rPr>
        <w:t>T</w:t>
      </w:r>
      <w:r w:rsidR="0008214C" w:rsidRPr="009D2680">
        <w:rPr>
          <w:rFonts w:ascii="Arial" w:hAnsi="Arial"/>
          <w:bCs/>
          <w:lang w:val="en-US"/>
        </w:rPr>
        <w:t>he academic referee should not be the prospective supervisor</w:t>
      </w:r>
      <w:r>
        <w:rPr>
          <w:rFonts w:ascii="Arial" w:hAnsi="Arial"/>
          <w:bCs/>
          <w:lang w:val="en-US"/>
        </w:rPr>
        <w:t>.</w:t>
      </w:r>
    </w:p>
    <w:p w14:paraId="27341B48" w14:textId="77777777" w:rsidR="009D2680" w:rsidRDefault="009D2680" w:rsidP="00B03455">
      <w:pPr>
        <w:spacing w:line="276" w:lineRule="auto"/>
        <w:rPr>
          <w:rFonts w:ascii="Arial" w:hAnsi="Arial"/>
          <w:szCs w:val="26"/>
          <w:lang w:val="en-US"/>
        </w:rPr>
      </w:pPr>
      <w:r>
        <w:rPr>
          <w:rFonts w:ascii="Arial" w:hAnsi="Arial"/>
          <w:szCs w:val="26"/>
          <w:lang w:val="en-US"/>
        </w:rPr>
        <w:t>A</w:t>
      </w:r>
      <w:r w:rsidR="0008214C">
        <w:rPr>
          <w:rFonts w:ascii="Arial" w:hAnsi="Arial"/>
          <w:szCs w:val="26"/>
          <w:lang w:val="en-US"/>
        </w:rPr>
        <w:t>ppend</w:t>
      </w:r>
      <w:r w:rsidR="0008214C" w:rsidRPr="00A27D55">
        <w:rPr>
          <w:rFonts w:ascii="Arial" w:hAnsi="Arial"/>
          <w:szCs w:val="26"/>
          <w:lang w:val="en-US"/>
        </w:rPr>
        <w:t xml:space="preserve"> </w:t>
      </w:r>
      <w:r>
        <w:rPr>
          <w:rFonts w:ascii="Arial" w:hAnsi="Arial"/>
          <w:szCs w:val="26"/>
          <w:lang w:val="en-US"/>
        </w:rPr>
        <w:t xml:space="preserve">the </w:t>
      </w:r>
      <w:r w:rsidR="0008214C">
        <w:rPr>
          <w:rFonts w:ascii="Arial" w:hAnsi="Arial"/>
          <w:szCs w:val="26"/>
          <w:lang w:val="en-US"/>
        </w:rPr>
        <w:t xml:space="preserve">recommendation to final </w:t>
      </w:r>
      <w:r w:rsidR="00CC7A0C">
        <w:rPr>
          <w:rFonts w:ascii="Arial" w:hAnsi="Arial"/>
          <w:szCs w:val="26"/>
          <w:lang w:val="en-US"/>
        </w:rPr>
        <w:t xml:space="preserve">application </w:t>
      </w:r>
      <w:r w:rsidR="0008214C" w:rsidRPr="00A27D55">
        <w:rPr>
          <w:rFonts w:ascii="Arial" w:hAnsi="Arial"/>
          <w:szCs w:val="26"/>
          <w:lang w:val="en-US"/>
        </w:rPr>
        <w:t>pdf</w:t>
      </w:r>
      <w:r w:rsidR="0008214C">
        <w:rPr>
          <w:rFonts w:ascii="Arial" w:hAnsi="Arial"/>
          <w:szCs w:val="26"/>
          <w:lang w:val="en-US"/>
        </w:rPr>
        <w:t>.</w:t>
      </w:r>
      <w:r w:rsidR="00CC7A0C">
        <w:rPr>
          <w:rFonts w:ascii="Arial" w:hAnsi="Arial"/>
          <w:szCs w:val="26"/>
          <w:lang w:val="en-US"/>
        </w:rPr>
        <w:t xml:space="preserve"> </w:t>
      </w:r>
    </w:p>
    <w:p w14:paraId="15075E9E" w14:textId="15A72E7E" w:rsidR="0008214C" w:rsidRDefault="0008214C" w:rsidP="00B03455">
      <w:pPr>
        <w:spacing w:line="276" w:lineRule="auto"/>
        <w:rPr>
          <w:rFonts w:ascii="Arial" w:hAnsi="Arial"/>
          <w:szCs w:val="26"/>
          <w:lang w:val="en-US"/>
        </w:rPr>
      </w:pPr>
      <w:r w:rsidRPr="00A27D55">
        <w:rPr>
          <w:rFonts w:ascii="Arial" w:hAnsi="Arial"/>
          <w:szCs w:val="26"/>
          <w:lang w:val="en-US"/>
        </w:rPr>
        <w:t xml:space="preserve">Please </w:t>
      </w:r>
      <w:r w:rsidR="009D2680">
        <w:rPr>
          <w:rFonts w:ascii="Arial" w:hAnsi="Arial"/>
          <w:szCs w:val="26"/>
          <w:lang w:val="en-US"/>
        </w:rPr>
        <w:t>provide</w:t>
      </w:r>
      <w:r w:rsidR="009D2680" w:rsidRPr="00A27D55">
        <w:rPr>
          <w:rFonts w:ascii="Arial" w:hAnsi="Arial"/>
          <w:szCs w:val="26"/>
          <w:lang w:val="en-US"/>
        </w:rPr>
        <w:t xml:space="preserve"> </w:t>
      </w:r>
      <w:r w:rsidRPr="00A27D55">
        <w:rPr>
          <w:rFonts w:ascii="Arial" w:hAnsi="Arial"/>
          <w:szCs w:val="26"/>
          <w:lang w:val="en-US"/>
        </w:rPr>
        <w:t>an indication of</w:t>
      </w:r>
      <w:r w:rsidR="009D2680">
        <w:rPr>
          <w:rFonts w:ascii="Arial" w:hAnsi="Arial"/>
          <w:szCs w:val="26"/>
          <w:lang w:val="en-US"/>
        </w:rPr>
        <w:t xml:space="preserve"> the</w:t>
      </w:r>
      <w:r w:rsidRPr="00A27D55">
        <w:rPr>
          <w:rFonts w:ascii="Arial" w:hAnsi="Arial"/>
          <w:szCs w:val="26"/>
          <w:lang w:val="en-US"/>
        </w:rPr>
        <w:t xml:space="preserve"> academic standing of the student and career intentions</w:t>
      </w:r>
      <w:r w:rsidR="009D2680">
        <w:rPr>
          <w:rFonts w:ascii="Arial" w:hAnsi="Arial"/>
          <w:szCs w:val="26"/>
          <w:lang w:val="en-US"/>
        </w:rPr>
        <w:t>.</w:t>
      </w:r>
    </w:p>
    <w:p w14:paraId="67424CC3" w14:textId="77777777" w:rsidR="00F971A6" w:rsidRDefault="00F971A6" w:rsidP="00B03455">
      <w:pPr>
        <w:spacing w:line="276" w:lineRule="auto"/>
        <w:rPr>
          <w:rFonts w:ascii="Arial" w:hAnsi="Arial"/>
          <w:szCs w:val="26"/>
          <w:lang w:val="en-US"/>
        </w:rPr>
      </w:pPr>
    </w:p>
    <w:p w14:paraId="73BD7E6E" w14:textId="77777777" w:rsidR="00F971A6" w:rsidRDefault="00F971A6" w:rsidP="00B03455">
      <w:pPr>
        <w:spacing w:line="276" w:lineRule="auto"/>
        <w:rPr>
          <w:rFonts w:ascii="Arial" w:hAnsi="Arial"/>
          <w:szCs w:val="26"/>
          <w:lang w:val="en-US"/>
        </w:rPr>
      </w:pPr>
    </w:p>
    <w:p w14:paraId="431A1A79" w14:textId="38BA5237" w:rsidR="0061512D" w:rsidRDefault="0061512D" w:rsidP="0061512D">
      <w:pPr>
        <w:shd w:val="clear" w:color="auto" w:fill="FFFFFF"/>
        <w:textAlignment w:val="baseline"/>
        <w:rPr>
          <w:rFonts w:ascii="Aptos" w:hAnsi="Aptos"/>
          <w:color w:val="000000"/>
          <w:lang w:eastAsia="en-GB"/>
        </w:rPr>
      </w:pPr>
      <w:bookmarkStart w:id="47" w:name="OLE_LINK1"/>
      <w:r>
        <w:rPr>
          <w:rFonts w:ascii="Aptos" w:hAnsi="Aptos"/>
          <w:color w:val="000000"/>
        </w:rPr>
        <w:t>I am Tariq Isht</w:t>
      </w:r>
      <w:r w:rsidR="009F18C4">
        <w:rPr>
          <w:rFonts w:ascii="Aptos" w:hAnsi="Aptos"/>
          <w:color w:val="000000"/>
        </w:rPr>
        <w:t>i</w:t>
      </w:r>
      <w:r>
        <w:rPr>
          <w:rFonts w:ascii="Aptos" w:hAnsi="Aptos"/>
          <w:color w:val="000000"/>
        </w:rPr>
        <w:t xml:space="preserve">aq's academic advisor in the Department of Mathematics at the University of </w:t>
      </w:r>
      <w:proofErr w:type="gramStart"/>
      <w:r>
        <w:rPr>
          <w:rFonts w:ascii="Aptos" w:hAnsi="Aptos"/>
          <w:color w:val="000000"/>
        </w:rPr>
        <w:t>Manchester, and</w:t>
      </w:r>
      <w:proofErr w:type="gramEnd"/>
      <w:r>
        <w:rPr>
          <w:rFonts w:ascii="Aptos" w:hAnsi="Aptos"/>
          <w:color w:val="000000"/>
        </w:rPr>
        <w:t xml:space="preserve"> also taught him in a weekly linear algebra class in his first year, so I have known him since September 2024. Tariq is one of the strongest students in his year group, with an average of over 82% in his course units so far, and with a</w:t>
      </w:r>
      <w:r w:rsidR="009F18C4">
        <w:rPr>
          <w:rFonts w:ascii="Aptos" w:hAnsi="Aptos"/>
          <w:color w:val="000000"/>
        </w:rPr>
        <w:t xml:space="preserve">n </w:t>
      </w:r>
      <w:r w:rsidR="009F18C4">
        <w:rPr>
          <w:rFonts w:ascii="Aptos" w:hAnsi="Aptos"/>
          <w:color w:val="000000"/>
        </w:rPr>
        <w:t>(unusual</w:t>
      </w:r>
      <w:r w:rsidR="009F18C4">
        <w:rPr>
          <w:rFonts w:ascii="Aptos" w:hAnsi="Aptos"/>
          <w:color w:val="000000"/>
        </w:rPr>
        <w:t xml:space="preserve">) </w:t>
      </w:r>
      <w:r>
        <w:rPr>
          <w:rFonts w:ascii="Aptos" w:hAnsi="Aptos"/>
          <w:color w:val="000000"/>
        </w:rPr>
        <w:t>slight increase in performance in his second year. This includes a very strong grade of 85</w:t>
      </w:r>
      <w:r w:rsidR="009E3015">
        <w:rPr>
          <w:rFonts w:ascii="Aptos" w:hAnsi="Aptos"/>
          <w:color w:val="000000"/>
        </w:rPr>
        <w:t>%</w:t>
      </w:r>
      <w:r>
        <w:rPr>
          <w:rFonts w:ascii="Aptos" w:hAnsi="Aptos"/>
          <w:color w:val="000000"/>
        </w:rPr>
        <w:t xml:space="preserve"> in the difficult Numerical Analysis 1 unit. Tariq was an active participant in the linear algebra classes, and is in general very confident and engaging, making the most from his time in Manchester. The proposed project will be very valuable for Tariq, both in terms of experience, and because it will give him a taste of the research area, helping him to see if this is something he would want to pursue further in the future (I note that he seems very enthusiastic about it already, but he is sensible in seeking this early experience). I understand that Python will play an important role in the project, and note Tariq obtained 89</w:t>
      </w:r>
      <w:r w:rsidR="009E3015">
        <w:rPr>
          <w:rFonts w:ascii="Aptos" w:hAnsi="Aptos"/>
          <w:color w:val="000000"/>
        </w:rPr>
        <w:t>%</w:t>
      </w:r>
      <w:r>
        <w:rPr>
          <w:rFonts w:ascii="Aptos" w:hAnsi="Aptos"/>
          <w:color w:val="000000"/>
        </w:rPr>
        <w:t xml:space="preserve"> in the 2</w:t>
      </w:r>
      <w:r>
        <w:rPr>
          <w:rFonts w:ascii="Aptos" w:hAnsi="Aptos"/>
          <w:color w:val="000000"/>
          <w:vertAlign w:val="superscript"/>
        </w:rPr>
        <w:t>nd</w:t>
      </w:r>
      <w:r>
        <w:rPr>
          <w:rFonts w:ascii="Aptos" w:hAnsi="Aptos"/>
          <w:color w:val="000000"/>
        </w:rPr>
        <w:t> year Python unit.</w:t>
      </w:r>
    </w:p>
    <w:bookmarkEnd w:id="47"/>
    <w:p w14:paraId="5B765F42" w14:textId="77777777" w:rsidR="0061512D" w:rsidRDefault="0061512D" w:rsidP="0061512D">
      <w:pPr>
        <w:shd w:val="clear" w:color="auto" w:fill="FFFFFF"/>
        <w:textAlignment w:val="baseline"/>
        <w:rPr>
          <w:rFonts w:ascii="Aptos" w:hAnsi="Aptos"/>
          <w:color w:val="000000"/>
        </w:rPr>
      </w:pPr>
    </w:p>
    <w:p w14:paraId="673155DE" w14:textId="77777777" w:rsidR="0061512D" w:rsidRDefault="0061512D" w:rsidP="0061512D">
      <w:pPr>
        <w:shd w:val="clear" w:color="auto" w:fill="FFFFFF"/>
        <w:textAlignment w:val="baseline"/>
        <w:rPr>
          <w:rFonts w:ascii="Aptos" w:hAnsi="Aptos" w:cs="Segoe UI"/>
          <w:color w:val="000000"/>
        </w:rPr>
      </w:pPr>
    </w:p>
    <w:p w14:paraId="6AB81F41" w14:textId="77777777" w:rsidR="0061512D" w:rsidRDefault="0061512D" w:rsidP="0061512D">
      <w:pPr>
        <w:shd w:val="clear" w:color="auto" w:fill="FFFFFF"/>
        <w:textAlignment w:val="baseline"/>
        <w:rPr>
          <w:rFonts w:ascii="inherit" w:hAnsi="inherit" w:cs="Segoe UI"/>
          <w:color w:val="242424"/>
          <w:sz w:val="20"/>
          <w:szCs w:val="20"/>
        </w:rPr>
      </w:pPr>
      <w:r>
        <w:rPr>
          <w:rFonts w:ascii="inherit" w:hAnsi="inherit" w:cs="Segoe UI"/>
          <w:color w:val="242424"/>
          <w:sz w:val="20"/>
          <w:szCs w:val="20"/>
        </w:rPr>
        <w:t>Professor Charles Eaton</w:t>
      </w:r>
      <w:r>
        <w:rPr>
          <w:rFonts w:ascii="inherit" w:hAnsi="inherit" w:cs="Segoe UI"/>
          <w:color w:val="242424"/>
          <w:sz w:val="20"/>
          <w:szCs w:val="20"/>
        </w:rPr>
        <w:br/>
        <w:t>Department of Mathematics</w:t>
      </w:r>
      <w:r>
        <w:rPr>
          <w:rFonts w:ascii="inherit" w:hAnsi="inherit" w:cs="Segoe UI"/>
          <w:color w:val="242424"/>
          <w:sz w:val="20"/>
          <w:szCs w:val="20"/>
        </w:rPr>
        <w:br/>
        <w:t>School of Natural Sciences</w:t>
      </w:r>
      <w:r>
        <w:rPr>
          <w:rFonts w:ascii="inherit" w:hAnsi="inherit" w:cs="Segoe UI"/>
          <w:color w:val="242424"/>
          <w:sz w:val="20"/>
          <w:szCs w:val="20"/>
        </w:rPr>
        <w:br/>
        <w:t>University of Manchester</w:t>
      </w:r>
      <w:r>
        <w:rPr>
          <w:rFonts w:ascii="inherit" w:hAnsi="inherit" w:cs="Segoe UI"/>
          <w:color w:val="242424"/>
          <w:sz w:val="20"/>
          <w:szCs w:val="20"/>
        </w:rPr>
        <w:br/>
        <w:t>Oxford Road</w:t>
      </w:r>
      <w:r>
        <w:rPr>
          <w:rFonts w:ascii="inherit" w:hAnsi="inherit" w:cs="Segoe UI"/>
          <w:color w:val="242424"/>
          <w:sz w:val="20"/>
          <w:szCs w:val="20"/>
        </w:rPr>
        <w:br/>
        <w:t>Manchester, M13 9PL</w:t>
      </w:r>
      <w:r>
        <w:rPr>
          <w:rFonts w:ascii="inherit" w:hAnsi="inherit" w:cs="Segoe UI"/>
          <w:color w:val="242424"/>
          <w:sz w:val="20"/>
          <w:szCs w:val="20"/>
        </w:rPr>
        <w:br/>
        <w:t>Alan Turing Building, Room 2.214</w:t>
      </w:r>
    </w:p>
    <w:p w14:paraId="194A81AF" w14:textId="3FCF9FFA" w:rsidR="00F971A6" w:rsidRPr="00F971A6" w:rsidRDefault="00F971A6" w:rsidP="00B03455">
      <w:pPr>
        <w:spacing w:line="276" w:lineRule="auto"/>
        <w:rPr>
          <w:rFonts w:ascii="Arial" w:hAnsi="Arial"/>
          <w:b/>
          <w:bCs/>
          <w:szCs w:val="26"/>
          <w:lang w:val="en-US"/>
        </w:rPr>
      </w:pPr>
    </w:p>
    <w:sectPr w:rsidR="00F971A6" w:rsidRPr="00F971A6" w:rsidSect="00103143">
      <w:type w:val="continuous"/>
      <w:pgSz w:w="12240" w:h="15840"/>
      <w:pgMar w:top="1134" w:right="1134" w:bottom="851"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EED8" w14:textId="77777777" w:rsidR="00881E91" w:rsidRDefault="00881E91" w:rsidP="0008214C">
      <w:r>
        <w:separator/>
      </w:r>
    </w:p>
  </w:endnote>
  <w:endnote w:type="continuationSeparator" w:id="0">
    <w:p w14:paraId="79487BE9" w14:textId="77777777" w:rsidR="00881E91" w:rsidRDefault="00881E91" w:rsidP="0008214C">
      <w:r>
        <w:continuationSeparator/>
      </w:r>
    </w:p>
  </w:endnote>
  <w:endnote w:type="continuationNotice" w:id="1">
    <w:p w14:paraId="6F3832AC" w14:textId="77777777" w:rsidR="00544ED6" w:rsidRDefault="00544E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Merriweather">
    <w:panose1 w:val="00000500000000000000"/>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F2DF" w14:textId="77777777" w:rsidR="0008214C" w:rsidRDefault="0008214C" w:rsidP="000821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0B2B1A" w14:textId="77777777" w:rsidR="0008214C" w:rsidRDefault="0008214C" w:rsidP="000821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9980" w14:textId="77777777" w:rsidR="0008214C" w:rsidRDefault="0008214C" w:rsidP="000821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5143">
      <w:rPr>
        <w:rStyle w:val="PageNumber"/>
        <w:noProof/>
      </w:rPr>
      <w:t>1</w:t>
    </w:r>
    <w:r>
      <w:rPr>
        <w:rStyle w:val="PageNumber"/>
      </w:rPr>
      <w:fldChar w:fldCharType="end"/>
    </w:r>
  </w:p>
  <w:p w14:paraId="6EC5CBB8" w14:textId="77777777" w:rsidR="0008214C" w:rsidRDefault="0008214C" w:rsidP="0008214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FAE6E" w14:textId="77777777" w:rsidR="00881E91" w:rsidRDefault="00881E91" w:rsidP="0008214C">
      <w:r>
        <w:separator/>
      </w:r>
    </w:p>
  </w:footnote>
  <w:footnote w:type="continuationSeparator" w:id="0">
    <w:p w14:paraId="7F001494" w14:textId="77777777" w:rsidR="00881E91" w:rsidRDefault="00881E91" w:rsidP="0008214C">
      <w:r>
        <w:continuationSeparator/>
      </w:r>
    </w:p>
  </w:footnote>
  <w:footnote w:type="continuationNotice" w:id="1">
    <w:p w14:paraId="157D0162" w14:textId="77777777" w:rsidR="00544ED6" w:rsidRDefault="00544E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F881AD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Helvetica"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Helvetica"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8532E98"/>
    <w:multiLevelType w:val="multilevel"/>
    <w:tmpl w:val="5F16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53152"/>
    <w:multiLevelType w:val="hybridMultilevel"/>
    <w:tmpl w:val="FFFFFFFF"/>
    <w:lvl w:ilvl="0" w:tplc="16AE73BA">
      <w:start w:val="1"/>
      <w:numFmt w:val="bullet"/>
      <w:lvlText w:val=""/>
      <w:lvlJc w:val="left"/>
      <w:pPr>
        <w:ind w:left="1080" w:hanging="360"/>
      </w:pPr>
      <w:rPr>
        <w:rFonts w:ascii="Symbol" w:hAnsi="Symbol" w:hint="default"/>
      </w:rPr>
    </w:lvl>
    <w:lvl w:ilvl="1" w:tplc="32BCDA86">
      <w:start w:val="1"/>
      <w:numFmt w:val="bullet"/>
      <w:lvlText w:val="o"/>
      <w:lvlJc w:val="left"/>
      <w:pPr>
        <w:ind w:left="1800" w:hanging="360"/>
      </w:pPr>
      <w:rPr>
        <w:rFonts w:ascii="Courier New" w:hAnsi="Courier New" w:hint="default"/>
      </w:rPr>
    </w:lvl>
    <w:lvl w:ilvl="2" w:tplc="CCA2F7F2">
      <w:start w:val="1"/>
      <w:numFmt w:val="bullet"/>
      <w:lvlText w:val=""/>
      <w:lvlJc w:val="left"/>
      <w:pPr>
        <w:ind w:left="2520" w:hanging="360"/>
      </w:pPr>
      <w:rPr>
        <w:rFonts w:ascii="Wingdings" w:hAnsi="Wingdings" w:hint="default"/>
      </w:rPr>
    </w:lvl>
    <w:lvl w:ilvl="3" w:tplc="AE1292AC">
      <w:start w:val="1"/>
      <w:numFmt w:val="bullet"/>
      <w:lvlText w:val=""/>
      <w:lvlJc w:val="left"/>
      <w:pPr>
        <w:ind w:left="3240" w:hanging="360"/>
      </w:pPr>
      <w:rPr>
        <w:rFonts w:ascii="Symbol" w:hAnsi="Symbol" w:hint="default"/>
      </w:rPr>
    </w:lvl>
    <w:lvl w:ilvl="4" w:tplc="6CAC9EEA">
      <w:start w:val="1"/>
      <w:numFmt w:val="bullet"/>
      <w:lvlText w:val="o"/>
      <w:lvlJc w:val="left"/>
      <w:pPr>
        <w:ind w:left="3960" w:hanging="360"/>
      </w:pPr>
      <w:rPr>
        <w:rFonts w:ascii="Courier New" w:hAnsi="Courier New" w:hint="default"/>
      </w:rPr>
    </w:lvl>
    <w:lvl w:ilvl="5" w:tplc="EEB40944">
      <w:start w:val="1"/>
      <w:numFmt w:val="bullet"/>
      <w:lvlText w:val=""/>
      <w:lvlJc w:val="left"/>
      <w:pPr>
        <w:ind w:left="4680" w:hanging="360"/>
      </w:pPr>
      <w:rPr>
        <w:rFonts w:ascii="Wingdings" w:hAnsi="Wingdings" w:hint="default"/>
      </w:rPr>
    </w:lvl>
    <w:lvl w:ilvl="6" w:tplc="E826A84E">
      <w:start w:val="1"/>
      <w:numFmt w:val="bullet"/>
      <w:lvlText w:val=""/>
      <w:lvlJc w:val="left"/>
      <w:pPr>
        <w:ind w:left="5400" w:hanging="360"/>
      </w:pPr>
      <w:rPr>
        <w:rFonts w:ascii="Symbol" w:hAnsi="Symbol" w:hint="default"/>
      </w:rPr>
    </w:lvl>
    <w:lvl w:ilvl="7" w:tplc="2D14DC42">
      <w:start w:val="1"/>
      <w:numFmt w:val="bullet"/>
      <w:lvlText w:val="o"/>
      <w:lvlJc w:val="left"/>
      <w:pPr>
        <w:ind w:left="6120" w:hanging="360"/>
      </w:pPr>
      <w:rPr>
        <w:rFonts w:ascii="Courier New" w:hAnsi="Courier New" w:hint="default"/>
      </w:rPr>
    </w:lvl>
    <w:lvl w:ilvl="8" w:tplc="927ACDF0">
      <w:start w:val="1"/>
      <w:numFmt w:val="bullet"/>
      <w:lvlText w:val=""/>
      <w:lvlJc w:val="left"/>
      <w:pPr>
        <w:ind w:left="6840" w:hanging="360"/>
      </w:pPr>
      <w:rPr>
        <w:rFonts w:ascii="Wingdings" w:hAnsi="Wingdings" w:hint="default"/>
      </w:rPr>
    </w:lvl>
  </w:abstractNum>
  <w:abstractNum w:abstractNumId="3" w15:restartNumberingAfterBreak="0">
    <w:nsid w:val="30207B48"/>
    <w:multiLevelType w:val="multilevel"/>
    <w:tmpl w:val="91DC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B3F20D"/>
    <w:multiLevelType w:val="hybridMultilevel"/>
    <w:tmpl w:val="FFFFFFFF"/>
    <w:lvl w:ilvl="0" w:tplc="6BAE6E8A">
      <w:start w:val="1"/>
      <w:numFmt w:val="bullet"/>
      <w:lvlText w:val="-"/>
      <w:lvlJc w:val="left"/>
      <w:pPr>
        <w:ind w:left="720" w:hanging="360"/>
      </w:pPr>
      <w:rPr>
        <w:rFonts w:ascii="Aptos" w:hAnsi="Aptos" w:hint="default"/>
      </w:rPr>
    </w:lvl>
    <w:lvl w:ilvl="1" w:tplc="00401338">
      <w:start w:val="1"/>
      <w:numFmt w:val="bullet"/>
      <w:lvlText w:val="o"/>
      <w:lvlJc w:val="left"/>
      <w:pPr>
        <w:ind w:left="1440" w:hanging="360"/>
      </w:pPr>
      <w:rPr>
        <w:rFonts w:ascii="Courier New" w:hAnsi="Courier New" w:hint="default"/>
      </w:rPr>
    </w:lvl>
    <w:lvl w:ilvl="2" w:tplc="AF5009AA">
      <w:start w:val="1"/>
      <w:numFmt w:val="bullet"/>
      <w:lvlText w:val=""/>
      <w:lvlJc w:val="left"/>
      <w:pPr>
        <w:ind w:left="2160" w:hanging="360"/>
      </w:pPr>
      <w:rPr>
        <w:rFonts w:ascii="Wingdings" w:hAnsi="Wingdings" w:hint="default"/>
      </w:rPr>
    </w:lvl>
    <w:lvl w:ilvl="3" w:tplc="34B0BAB4">
      <w:start w:val="1"/>
      <w:numFmt w:val="bullet"/>
      <w:lvlText w:val=""/>
      <w:lvlJc w:val="left"/>
      <w:pPr>
        <w:ind w:left="2880" w:hanging="360"/>
      </w:pPr>
      <w:rPr>
        <w:rFonts w:ascii="Symbol" w:hAnsi="Symbol" w:hint="default"/>
      </w:rPr>
    </w:lvl>
    <w:lvl w:ilvl="4" w:tplc="103C3602">
      <w:start w:val="1"/>
      <w:numFmt w:val="bullet"/>
      <w:lvlText w:val="o"/>
      <w:lvlJc w:val="left"/>
      <w:pPr>
        <w:ind w:left="3600" w:hanging="360"/>
      </w:pPr>
      <w:rPr>
        <w:rFonts w:ascii="Courier New" w:hAnsi="Courier New" w:hint="default"/>
      </w:rPr>
    </w:lvl>
    <w:lvl w:ilvl="5" w:tplc="7B42FC70">
      <w:start w:val="1"/>
      <w:numFmt w:val="bullet"/>
      <w:lvlText w:val=""/>
      <w:lvlJc w:val="left"/>
      <w:pPr>
        <w:ind w:left="4320" w:hanging="360"/>
      </w:pPr>
      <w:rPr>
        <w:rFonts w:ascii="Wingdings" w:hAnsi="Wingdings" w:hint="default"/>
      </w:rPr>
    </w:lvl>
    <w:lvl w:ilvl="6" w:tplc="15C68FEC">
      <w:start w:val="1"/>
      <w:numFmt w:val="bullet"/>
      <w:lvlText w:val=""/>
      <w:lvlJc w:val="left"/>
      <w:pPr>
        <w:ind w:left="5040" w:hanging="360"/>
      </w:pPr>
      <w:rPr>
        <w:rFonts w:ascii="Symbol" w:hAnsi="Symbol" w:hint="default"/>
      </w:rPr>
    </w:lvl>
    <w:lvl w:ilvl="7" w:tplc="EFA89EA8">
      <w:start w:val="1"/>
      <w:numFmt w:val="bullet"/>
      <w:lvlText w:val="o"/>
      <w:lvlJc w:val="left"/>
      <w:pPr>
        <w:ind w:left="5760" w:hanging="360"/>
      </w:pPr>
      <w:rPr>
        <w:rFonts w:ascii="Courier New" w:hAnsi="Courier New" w:hint="default"/>
      </w:rPr>
    </w:lvl>
    <w:lvl w:ilvl="8" w:tplc="25C2C802">
      <w:start w:val="1"/>
      <w:numFmt w:val="bullet"/>
      <w:lvlText w:val=""/>
      <w:lvlJc w:val="left"/>
      <w:pPr>
        <w:ind w:left="6480" w:hanging="360"/>
      </w:pPr>
      <w:rPr>
        <w:rFonts w:ascii="Wingdings" w:hAnsi="Wingdings" w:hint="default"/>
      </w:rPr>
    </w:lvl>
  </w:abstractNum>
  <w:abstractNum w:abstractNumId="5" w15:restartNumberingAfterBreak="0">
    <w:nsid w:val="68C232D4"/>
    <w:multiLevelType w:val="multilevel"/>
    <w:tmpl w:val="7E8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986331"/>
    <w:multiLevelType w:val="singleLevel"/>
    <w:tmpl w:val="08090017"/>
    <w:lvl w:ilvl="0">
      <w:start w:val="1"/>
      <w:numFmt w:val="lowerLetter"/>
      <w:lvlText w:val="%1)"/>
      <w:lvlJc w:val="left"/>
      <w:pPr>
        <w:tabs>
          <w:tab w:val="num" w:pos="360"/>
        </w:tabs>
        <w:ind w:left="360" w:hanging="360"/>
      </w:pPr>
      <w:rPr>
        <w:rFonts w:hint="default"/>
      </w:rPr>
    </w:lvl>
  </w:abstractNum>
  <w:abstractNum w:abstractNumId="7" w15:restartNumberingAfterBreak="0">
    <w:nsid w:val="77FE0CF4"/>
    <w:multiLevelType w:val="hybridMultilevel"/>
    <w:tmpl w:val="C8F64372"/>
    <w:lvl w:ilvl="0" w:tplc="5540E9F4">
      <w:start w:val="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8926595">
    <w:abstractNumId w:val="2"/>
  </w:num>
  <w:num w:numId="2" w16cid:durableId="668408324">
    <w:abstractNumId w:val="4"/>
  </w:num>
  <w:num w:numId="3" w16cid:durableId="631133679">
    <w:abstractNumId w:val="6"/>
  </w:num>
  <w:num w:numId="4" w16cid:durableId="2020547377">
    <w:abstractNumId w:val="0"/>
  </w:num>
  <w:num w:numId="5" w16cid:durableId="1843474573">
    <w:abstractNumId w:val="3"/>
  </w:num>
  <w:num w:numId="6" w16cid:durableId="1274287497">
    <w:abstractNumId w:val="1"/>
  </w:num>
  <w:num w:numId="7" w16cid:durableId="1532453423">
    <w:abstractNumId w:val="5"/>
  </w:num>
  <w:num w:numId="8" w16cid:durableId="431820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mirrorMargins/>
  <w:hideSpellingErrors/>
  <w:hideGrammaticalError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86"/>
    <w:rsid w:val="00062E6F"/>
    <w:rsid w:val="0008214C"/>
    <w:rsid w:val="00091CAC"/>
    <w:rsid w:val="0009237B"/>
    <w:rsid w:val="000A7617"/>
    <w:rsid w:val="000E18B8"/>
    <w:rsid w:val="000E50F4"/>
    <w:rsid w:val="000F1DF9"/>
    <w:rsid w:val="00103143"/>
    <w:rsid w:val="00123002"/>
    <w:rsid w:val="00134837"/>
    <w:rsid w:val="00170893"/>
    <w:rsid w:val="00176B6A"/>
    <w:rsid w:val="001E6B37"/>
    <w:rsid w:val="001F43A2"/>
    <w:rsid w:val="001F5A4D"/>
    <w:rsid w:val="002016C2"/>
    <w:rsid w:val="00210B4A"/>
    <w:rsid w:val="00220D8E"/>
    <w:rsid w:val="00236222"/>
    <w:rsid w:val="0024609E"/>
    <w:rsid w:val="00251802"/>
    <w:rsid w:val="00274C24"/>
    <w:rsid w:val="00282980"/>
    <w:rsid w:val="002A7E85"/>
    <w:rsid w:val="002B7523"/>
    <w:rsid w:val="00331BCD"/>
    <w:rsid w:val="00332153"/>
    <w:rsid w:val="00342E0B"/>
    <w:rsid w:val="00346958"/>
    <w:rsid w:val="00351C86"/>
    <w:rsid w:val="00352C12"/>
    <w:rsid w:val="00355143"/>
    <w:rsid w:val="0037519A"/>
    <w:rsid w:val="0037645D"/>
    <w:rsid w:val="00396465"/>
    <w:rsid w:val="003D3EDE"/>
    <w:rsid w:val="003F15FB"/>
    <w:rsid w:val="004173CC"/>
    <w:rsid w:val="00443951"/>
    <w:rsid w:val="004548AE"/>
    <w:rsid w:val="004610A2"/>
    <w:rsid w:val="00477C48"/>
    <w:rsid w:val="0049313E"/>
    <w:rsid w:val="004954B1"/>
    <w:rsid w:val="004B3414"/>
    <w:rsid w:val="004B6D6E"/>
    <w:rsid w:val="004C199D"/>
    <w:rsid w:val="004C5DA8"/>
    <w:rsid w:val="004F77E7"/>
    <w:rsid w:val="00501DA7"/>
    <w:rsid w:val="00507B3D"/>
    <w:rsid w:val="005129ED"/>
    <w:rsid w:val="005272F1"/>
    <w:rsid w:val="005402EF"/>
    <w:rsid w:val="00544ED6"/>
    <w:rsid w:val="00573F82"/>
    <w:rsid w:val="00577517"/>
    <w:rsid w:val="0058612A"/>
    <w:rsid w:val="005C048C"/>
    <w:rsid w:val="005C6ADF"/>
    <w:rsid w:val="005E0A1C"/>
    <w:rsid w:val="005E0C55"/>
    <w:rsid w:val="005E5A5E"/>
    <w:rsid w:val="005F29BD"/>
    <w:rsid w:val="005F7C6C"/>
    <w:rsid w:val="0061512D"/>
    <w:rsid w:val="00634248"/>
    <w:rsid w:val="00640851"/>
    <w:rsid w:val="006846DA"/>
    <w:rsid w:val="0069582F"/>
    <w:rsid w:val="006C2D5D"/>
    <w:rsid w:val="006D00A3"/>
    <w:rsid w:val="00734237"/>
    <w:rsid w:val="007619ED"/>
    <w:rsid w:val="00795AF9"/>
    <w:rsid w:val="007A00C3"/>
    <w:rsid w:val="007C7833"/>
    <w:rsid w:val="008035CA"/>
    <w:rsid w:val="008147BE"/>
    <w:rsid w:val="00821A4B"/>
    <w:rsid w:val="00850719"/>
    <w:rsid w:val="00852490"/>
    <w:rsid w:val="00860995"/>
    <w:rsid w:val="00872E7D"/>
    <w:rsid w:val="00881E91"/>
    <w:rsid w:val="00885E76"/>
    <w:rsid w:val="00890871"/>
    <w:rsid w:val="00892E42"/>
    <w:rsid w:val="008B268B"/>
    <w:rsid w:val="008B5CE8"/>
    <w:rsid w:val="008D4C58"/>
    <w:rsid w:val="008D6F96"/>
    <w:rsid w:val="008E331B"/>
    <w:rsid w:val="008F58DD"/>
    <w:rsid w:val="00920F5A"/>
    <w:rsid w:val="009244C9"/>
    <w:rsid w:val="00994C0A"/>
    <w:rsid w:val="009B6AD7"/>
    <w:rsid w:val="009D2680"/>
    <w:rsid w:val="009D53D4"/>
    <w:rsid w:val="009E3015"/>
    <w:rsid w:val="009F18C4"/>
    <w:rsid w:val="00A22EC4"/>
    <w:rsid w:val="00A73E0F"/>
    <w:rsid w:val="00A91EB2"/>
    <w:rsid w:val="00AA4135"/>
    <w:rsid w:val="00AE611C"/>
    <w:rsid w:val="00B03455"/>
    <w:rsid w:val="00B10AA4"/>
    <w:rsid w:val="00B27BD5"/>
    <w:rsid w:val="00B66971"/>
    <w:rsid w:val="00B71F29"/>
    <w:rsid w:val="00BA0F2D"/>
    <w:rsid w:val="00BA7178"/>
    <w:rsid w:val="00BB2D2F"/>
    <w:rsid w:val="00BC59BC"/>
    <w:rsid w:val="00BD0AFB"/>
    <w:rsid w:val="00BD554A"/>
    <w:rsid w:val="00C01FD3"/>
    <w:rsid w:val="00C02A91"/>
    <w:rsid w:val="00C2274D"/>
    <w:rsid w:val="00C42E27"/>
    <w:rsid w:val="00C55BB9"/>
    <w:rsid w:val="00CA27DD"/>
    <w:rsid w:val="00CC7A0C"/>
    <w:rsid w:val="00CE2F36"/>
    <w:rsid w:val="00D55CD2"/>
    <w:rsid w:val="00D57571"/>
    <w:rsid w:val="00D91D72"/>
    <w:rsid w:val="00DA3AB4"/>
    <w:rsid w:val="00DA4389"/>
    <w:rsid w:val="00DC15D3"/>
    <w:rsid w:val="00DC35E0"/>
    <w:rsid w:val="00E26287"/>
    <w:rsid w:val="00E36FD2"/>
    <w:rsid w:val="00E43F2F"/>
    <w:rsid w:val="00EB774D"/>
    <w:rsid w:val="00EE2754"/>
    <w:rsid w:val="00EF5149"/>
    <w:rsid w:val="00F11294"/>
    <w:rsid w:val="00F127A2"/>
    <w:rsid w:val="00F67C14"/>
    <w:rsid w:val="00F7276F"/>
    <w:rsid w:val="00F971A6"/>
    <w:rsid w:val="00FA588B"/>
    <w:rsid w:val="00FA6FEE"/>
    <w:rsid w:val="00FB32CC"/>
    <w:rsid w:val="00FD280F"/>
    <w:rsid w:val="00FD2F37"/>
    <w:rsid w:val="00FD4ED2"/>
    <w:rsid w:val="00FE04CE"/>
    <w:rsid w:val="2FCA1782"/>
    <w:rsid w:val="33C15295"/>
    <w:rsid w:val="34300EAE"/>
    <w:rsid w:val="459F1D63"/>
    <w:rsid w:val="580FC4C3"/>
    <w:rsid w:val="7B93FCE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586EF07"/>
  <w14:defaultImageDpi w14:val="300"/>
  <w15:chartTrackingRefBased/>
  <w15:docId w15:val="{56F02495-007C-4771-A13B-7DE62504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5E0C55"/>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E0C55"/>
    <w:pPr>
      <w:keepNext/>
      <w:keepLines/>
      <w:spacing w:before="360" w:after="120" w:line="276" w:lineRule="auto"/>
      <w:outlineLvl w:val="1"/>
    </w:pPr>
    <w:rPr>
      <w:rFonts w:ascii="Arial" w:eastAsia="Arial" w:hAnsi="Arial" w:cs="Arial"/>
      <w:sz w:val="32"/>
      <w:szCs w:val="32"/>
      <w:lang w:eastAsia="en-GB"/>
    </w:rPr>
  </w:style>
  <w:style w:type="paragraph" w:styleId="Heading3">
    <w:name w:val="heading 3"/>
    <w:basedOn w:val="Normal"/>
    <w:next w:val="Normal"/>
    <w:link w:val="Heading3Char"/>
    <w:uiPriority w:val="9"/>
    <w:unhideWhenUsed/>
    <w:qFormat/>
    <w:rsid w:val="005E0C55"/>
    <w:pPr>
      <w:keepNext/>
      <w:keepLines/>
      <w:spacing w:before="320" w:after="80" w:line="276" w:lineRule="auto"/>
      <w:outlineLvl w:val="2"/>
    </w:pPr>
    <w:rPr>
      <w:rFonts w:ascii="Arial" w:eastAsia="Arial" w:hAnsi="Arial" w:cs="Arial"/>
      <w:color w:val="434343"/>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40D48"/>
    <w:rPr>
      <w:rFonts w:ascii="Lucida Grande" w:hAnsi="Lucida Grande"/>
      <w:sz w:val="18"/>
      <w:szCs w:val="18"/>
    </w:rPr>
  </w:style>
  <w:style w:type="table" w:styleId="TableGrid">
    <w:name w:val="Table Grid"/>
    <w:basedOn w:val="TableNormal"/>
    <w:rsid w:val="00A27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A27D55"/>
    <w:rPr>
      <w:i/>
      <w:szCs w:val="20"/>
    </w:rPr>
  </w:style>
  <w:style w:type="character" w:styleId="Hyperlink">
    <w:name w:val="Hyperlink"/>
    <w:uiPriority w:val="99"/>
    <w:unhideWhenUsed/>
    <w:rsid w:val="000C5A22"/>
    <w:rPr>
      <w:color w:val="0000FF"/>
      <w:u w:val="single"/>
    </w:rPr>
  </w:style>
  <w:style w:type="character" w:styleId="FollowedHyperlink">
    <w:name w:val="FollowedHyperlink"/>
    <w:uiPriority w:val="99"/>
    <w:semiHidden/>
    <w:unhideWhenUsed/>
    <w:rsid w:val="000C1FE8"/>
    <w:rPr>
      <w:color w:val="800080"/>
      <w:u w:val="single"/>
    </w:rPr>
  </w:style>
  <w:style w:type="paragraph" w:styleId="Footer">
    <w:name w:val="footer"/>
    <w:basedOn w:val="Normal"/>
    <w:link w:val="FooterChar"/>
    <w:uiPriority w:val="99"/>
    <w:unhideWhenUsed/>
    <w:rsid w:val="00425015"/>
    <w:pPr>
      <w:tabs>
        <w:tab w:val="center" w:pos="4320"/>
        <w:tab w:val="right" w:pos="8640"/>
      </w:tabs>
    </w:pPr>
    <w:rPr>
      <w:lang w:val="x-none" w:eastAsia="x-none"/>
    </w:rPr>
  </w:style>
  <w:style w:type="character" w:customStyle="1" w:styleId="FooterChar">
    <w:name w:val="Footer Char"/>
    <w:link w:val="Footer"/>
    <w:uiPriority w:val="99"/>
    <w:rsid w:val="00425015"/>
    <w:rPr>
      <w:sz w:val="24"/>
      <w:szCs w:val="24"/>
    </w:rPr>
  </w:style>
  <w:style w:type="character" w:styleId="PageNumber">
    <w:name w:val="page number"/>
    <w:uiPriority w:val="99"/>
    <w:semiHidden/>
    <w:unhideWhenUsed/>
    <w:rsid w:val="00425015"/>
  </w:style>
  <w:style w:type="character" w:styleId="CommentReference">
    <w:name w:val="annotation reference"/>
    <w:uiPriority w:val="99"/>
    <w:semiHidden/>
    <w:unhideWhenUsed/>
    <w:rsid w:val="00B31FC2"/>
    <w:rPr>
      <w:sz w:val="18"/>
      <w:szCs w:val="18"/>
    </w:rPr>
  </w:style>
  <w:style w:type="paragraph" w:styleId="CommentText">
    <w:name w:val="annotation text"/>
    <w:basedOn w:val="Normal"/>
    <w:link w:val="CommentTextChar"/>
    <w:uiPriority w:val="99"/>
    <w:semiHidden/>
    <w:unhideWhenUsed/>
    <w:rsid w:val="00B31FC2"/>
    <w:rPr>
      <w:lang w:val="x-none" w:eastAsia="x-none"/>
    </w:rPr>
  </w:style>
  <w:style w:type="character" w:customStyle="1" w:styleId="CommentTextChar">
    <w:name w:val="Comment Text Char"/>
    <w:link w:val="CommentText"/>
    <w:uiPriority w:val="99"/>
    <w:semiHidden/>
    <w:rsid w:val="00B31FC2"/>
    <w:rPr>
      <w:sz w:val="24"/>
      <w:szCs w:val="24"/>
    </w:rPr>
  </w:style>
  <w:style w:type="paragraph" w:styleId="CommentSubject">
    <w:name w:val="annotation subject"/>
    <w:basedOn w:val="CommentText"/>
    <w:next w:val="CommentText"/>
    <w:link w:val="CommentSubjectChar"/>
    <w:uiPriority w:val="99"/>
    <w:semiHidden/>
    <w:unhideWhenUsed/>
    <w:rsid w:val="00B31FC2"/>
    <w:rPr>
      <w:b/>
      <w:bCs/>
    </w:rPr>
  </w:style>
  <w:style w:type="character" w:customStyle="1" w:styleId="CommentSubjectChar">
    <w:name w:val="Comment Subject Char"/>
    <w:link w:val="CommentSubject"/>
    <w:uiPriority w:val="99"/>
    <w:semiHidden/>
    <w:rsid w:val="00B31FC2"/>
    <w:rPr>
      <w:b/>
      <w:bCs/>
      <w:sz w:val="24"/>
      <w:szCs w:val="24"/>
    </w:rPr>
  </w:style>
  <w:style w:type="character" w:customStyle="1" w:styleId="apple-converted-space">
    <w:name w:val="apple-converted-space"/>
    <w:rsid w:val="00FA6FEE"/>
  </w:style>
  <w:style w:type="paragraph" w:styleId="NormalWeb">
    <w:name w:val="Normal (Web)"/>
    <w:basedOn w:val="Normal"/>
    <w:uiPriority w:val="99"/>
    <w:semiHidden/>
    <w:unhideWhenUsed/>
    <w:rsid w:val="008B5CE8"/>
    <w:pPr>
      <w:spacing w:before="100" w:beforeAutospacing="1" w:after="100" w:afterAutospacing="1"/>
    </w:pPr>
    <w:rPr>
      <w:lang w:eastAsia="en-GB"/>
    </w:rPr>
  </w:style>
  <w:style w:type="character" w:styleId="Strong">
    <w:name w:val="Strong"/>
    <w:uiPriority w:val="22"/>
    <w:qFormat/>
    <w:rsid w:val="008B5CE8"/>
    <w:rPr>
      <w:b/>
      <w:bCs/>
    </w:rPr>
  </w:style>
  <w:style w:type="paragraph" w:customStyle="1" w:styleId="xmsolistparagraph">
    <w:name w:val="x_msolistparagraph"/>
    <w:basedOn w:val="Normal"/>
    <w:rsid w:val="008B5CE8"/>
    <w:pPr>
      <w:spacing w:before="100" w:beforeAutospacing="1" w:after="100" w:afterAutospacing="1"/>
    </w:pPr>
    <w:rPr>
      <w:lang w:eastAsia="en-GB"/>
    </w:rPr>
  </w:style>
  <w:style w:type="paragraph" w:styleId="Revision">
    <w:name w:val="Revision"/>
    <w:hidden/>
    <w:uiPriority w:val="99"/>
    <w:semiHidden/>
    <w:rsid w:val="008B5CE8"/>
    <w:rPr>
      <w:sz w:val="24"/>
      <w:szCs w:val="24"/>
      <w:lang w:eastAsia="en-US"/>
    </w:rPr>
  </w:style>
  <w:style w:type="character" w:styleId="UnresolvedMention">
    <w:name w:val="Unresolved Mention"/>
    <w:uiPriority w:val="99"/>
    <w:semiHidden/>
    <w:unhideWhenUsed/>
    <w:rsid w:val="00477C48"/>
    <w:rPr>
      <w:color w:val="605E5C"/>
      <w:shd w:val="clear" w:color="auto" w:fill="E1DFDD"/>
    </w:rPr>
  </w:style>
  <w:style w:type="character" w:customStyle="1" w:styleId="Heading2Char">
    <w:name w:val="Heading 2 Char"/>
    <w:basedOn w:val="DefaultParagraphFont"/>
    <w:link w:val="Heading2"/>
    <w:uiPriority w:val="9"/>
    <w:rsid w:val="005E0C55"/>
    <w:rPr>
      <w:rFonts w:ascii="Arial" w:eastAsia="Arial" w:hAnsi="Arial" w:cs="Arial"/>
      <w:sz w:val="32"/>
      <w:szCs w:val="32"/>
    </w:rPr>
  </w:style>
  <w:style w:type="character" w:customStyle="1" w:styleId="Heading3Char">
    <w:name w:val="Heading 3 Char"/>
    <w:basedOn w:val="DefaultParagraphFont"/>
    <w:link w:val="Heading3"/>
    <w:uiPriority w:val="9"/>
    <w:rsid w:val="005E0C55"/>
    <w:rPr>
      <w:rFonts w:ascii="Arial" w:eastAsia="Arial" w:hAnsi="Arial" w:cs="Arial"/>
      <w:color w:val="434343"/>
      <w:sz w:val="28"/>
      <w:szCs w:val="28"/>
    </w:rPr>
  </w:style>
  <w:style w:type="character" w:customStyle="1" w:styleId="Heading1Char">
    <w:name w:val="Heading 1 Char"/>
    <w:basedOn w:val="DefaultParagraphFont"/>
    <w:link w:val="Heading1"/>
    <w:uiPriority w:val="9"/>
    <w:rsid w:val="005E0C55"/>
    <w:rPr>
      <w:rFonts w:asciiTheme="majorHAnsi" w:eastAsiaTheme="majorEastAsia" w:hAnsiTheme="majorHAnsi" w:cstheme="majorBidi"/>
      <w:b/>
      <w:bCs/>
      <w:kern w:val="32"/>
      <w:sz w:val="32"/>
      <w:szCs w:val="32"/>
      <w:lang w:eastAsia="en-US"/>
    </w:rPr>
  </w:style>
  <w:style w:type="paragraph" w:styleId="ListParagraph">
    <w:name w:val="List Paragraph"/>
    <w:basedOn w:val="Normal"/>
    <w:uiPriority w:val="34"/>
    <w:qFormat/>
    <w:rsid w:val="00E43F2F"/>
    <w:pPr>
      <w:ind w:left="720"/>
    </w:pPr>
  </w:style>
  <w:style w:type="paragraph" w:styleId="Header">
    <w:name w:val="header"/>
    <w:basedOn w:val="Normal"/>
    <w:link w:val="HeaderChar"/>
    <w:uiPriority w:val="99"/>
    <w:semiHidden/>
    <w:unhideWhenUsed/>
    <w:rsid w:val="00AA4135"/>
    <w:pPr>
      <w:tabs>
        <w:tab w:val="center" w:pos="4680"/>
        <w:tab w:val="right" w:pos="9360"/>
      </w:tabs>
    </w:pPr>
  </w:style>
  <w:style w:type="character" w:customStyle="1" w:styleId="HeaderChar">
    <w:name w:val="Header Char"/>
    <w:basedOn w:val="DefaultParagraphFont"/>
    <w:link w:val="Header"/>
    <w:uiPriority w:val="99"/>
    <w:semiHidden/>
    <w:rsid w:val="00AA413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09275">
      <w:bodyDiv w:val="1"/>
      <w:marLeft w:val="0"/>
      <w:marRight w:val="0"/>
      <w:marTop w:val="0"/>
      <w:marBottom w:val="0"/>
      <w:divBdr>
        <w:top w:val="none" w:sz="0" w:space="0" w:color="auto"/>
        <w:left w:val="none" w:sz="0" w:space="0" w:color="auto"/>
        <w:bottom w:val="none" w:sz="0" w:space="0" w:color="auto"/>
        <w:right w:val="none" w:sz="0" w:space="0" w:color="auto"/>
      </w:divBdr>
    </w:div>
    <w:div w:id="1087265579">
      <w:bodyDiv w:val="1"/>
      <w:marLeft w:val="0"/>
      <w:marRight w:val="0"/>
      <w:marTop w:val="0"/>
      <w:marBottom w:val="0"/>
      <w:divBdr>
        <w:top w:val="none" w:sz="0" w:space="0" w:color="auto"/>
        <w:left w:val="none" w:sz="0" w:space="0" w:color="auto"/>
        <w:bottom w:val="none" w:sz="0" w:space="0" w:color="auto"/>
        <w:right w:val="none" w:sz="0" w:space="0" w:color="auto"/>
      </w:divBdr>
    </w:div>
    <w:div w:id="1201164519">
      <w:bodyDiv w:val="1"/>
      <w:marLeft w:val="0"/>
      <w:marRight w:val="0"/>
      <w:marTop w:val="0"/>
      <w:marBottom w:val="0"/>
      <w:divBdr>
        <w:top w:val="none" w:sz="0" w:space="0" w:color="auto"/>
        <w:left w:val="none" w:sz="0" w:space="0" w:color="auto"/>
        <w:bottom w:val="none" w:sz="0" w:space="0" w:color="auto"/>
        <w:right w:val="none" w:sz="0" w:space="0" w:color="auto"/>
      </w:divBdr>
    </w:div>
    <w:div w:id="1746804439">
      <w:bodyDiv w:val="1"/>
      <w:marLeft w:val="0"/>
      <w:marRight w:val="0"/>
      <w:marTop w:val="0"/>
      <w:marBottom w:val="0"/>
      <w:divBdr>
        <w:top w:val="none" w:sz="0" w:space="0" w:color="auto"/>
        <w:left w:val="none" w:sz="0" w:space="0" w:color="auto"/>
        <w:bottom w:val="none" w:sz="0" w:space="0" w:color="auto"/>
        <w:right w:val="none" w:sz="0" w:space="0" w:color="auto"/>
      </w:divBdr>
      <w:divsChild>
        <w:div w:id="1210264268">
          <w:marLeft w:val="0"/>
          <w:marRight w:val="0"/>
          <w:marTop w:val="0"/>
          <w:marBottom w:val="0"/>
          <w:divBdr>
            <w:top w:val="none" w:sz="0" w:space="0" w:color="auto"/>
            <w:left w:val="none" w:sz="0" w:space="0" w:color="auto"/>
            <w:bottom w:val="none" w:sz="0" w:space="0" w:color="auto"/>
            <w:right w:val="none" w:sz="0" w:space="0" w:color="auto"/>
          </w:divBdr>
        </w:div>
        <w:div w:id="2007976229">
          <w:marLeft w:val="0"/>
          <w:marRight w:val="0"/>
          <w:marTop w:val="0"/>
          <w:marBottom w:val="0"/>
          <w:divBdr>
            <w:top w:val="none" w:sz="0" w:space="0" w:color="auto"/>
            <w:left w:val="none" w:sz="0" w:space="0" w:color="auto"/>
            <w:bottom w:val="none" w:sz="0" w:space="0" w:color="auto"/>
            <w:right w:val="none" w:sz="0" w:space="0" w:color="auto"/>
          </w:divBdr>
        </w:div>
        <w:div w:id="353462622">
          <w:marLeft w:val="0"/>
          <w:marRight w:val="0"/>
          <w:marTop w:val="0"/>
          <w:marBottom w:val="0"/>
          <w:divBdr>
            <w:top w:val="none" w:sz="0" w:space="0" w:color="auto"/>
            <w:left w:val="none" w:sz="0" w:space="0" w:color="auto"/>
            <w:bottom w:val="none" w:sz="0" w:space="0" w:color="auto"/>
            <w:right w:val="none" w:sz="0" w:space="0" w:color="auto"/>
          </w:divBdr>
          <w:divsChild>
            <w:div w:id="828252762">
              <w:marLeft w:val="0"/>
              <w:marRight w:val="0"/>
              <w:marTop w:val="0"/>
              <w:marBottom w:val="0"/>
              <w:divBdr>
                <w:top w:val="none" w:sz="0" w:space="0" w:color="auto"/>
                <w:left w:val="none" w:sz="0" w:space="0" w:color="auto"/>
                <w:bottom w:val="none" w:sz="0" w:space="0" w:color="auto"/>
                <w:right w:val="none" w:sz="0" w:space="0" w:color="auto"/>
              </w:divBdr>
            </w:div>
            <w:div w:id="19658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hallba/clone-competition-simulation"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linkedin.com/in/tariqishtia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ariq-ishtiaq@hotmail.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scb.org/members-login/"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4497</TotalTime>
  <Pages>8</Pages>
  <Words>1768</Words>
  <Characters>11054</Characters>
  <Application>Microsoft Office Word</Application>
  <DocSecurity>0</DocSecurity>
  <Lines>92</Lines>
  <Paragraphs>25</Paragraphs>
  <ScaleCrop>false</ScaleCrop>
  <Company>Cardiff University</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Harwood</dc:creator>
  <cp:keywords/>
  <cp:lastModifiedBy>Syed Ishtiaq</cp:lastModifiedBy>
  <cp:revision>36</cp:revision>
  <dcterms:created xsi:type="dcterms:W3CDTF">2026-02-11T11:27:00Z</dcterms:created>
  <dcterms:modified xsi:type="dcterms:W3CDTF">2026-03-16T17:52:00Z</dcterms:modified>
</cp:coreProperties>
</file>